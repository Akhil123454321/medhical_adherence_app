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4" w14:textId="77777777" w:rsidR="00467587" w:rsidRDefault="006C7F6E">
      <w:pPr>
        <w:rPr>
          <w:b/>
          <w:bCs/>
        </w:rPr>
      </w:pPr>
      <w:r>
        <w:rPr>
          <w:b/>
          <w:bCs/>
        </w:rPr>
        <w:t>Study information for pharmacy students</w:t>
      </w:r>
    </w:p>
    <w:p w14:paraId="00000005" w14:textId="34E2A17B" w:rsidR="00467587" w:rsidRDefault="0D6199D7" w:rsidP="0D6199D7">
      <w:pPr>
        <w:rPr>
          <w:b/>
          <w:bCs/>
          <w:u w:val="single"/>
          <w:lang w:val="en-US"/>
        </w:rPr>
      </w:pPr>
      <w:r w:rsidRPr="0D6199D7">
        <w:rPr>
          <w:lang w:val="en-US"/>
        </w:rPr>
        <w:t xml:space="preserve">You are being asked to complete this survey as a part of a research project about an educational simulation about medication adherence. You will be asked to complete a short survey at the beginning and end of the exercise. The exercise itself and the surveys are a required part of your course, but the inclusion of your data in the research study is voluntary. There is no compensation for this study. The risk of educational or personal harm to you by this exercise is minimal but would </w:t>
      </w:r>
      <w:proofErr w:type="gramStart"/>
      <w:r w:rsidRPr="0D6199D7">
        <w:rPr>
          <w:lang w:val="en-US"/>
        </w:rPr>
        <w:t>include:</w:t>
      </w:r>
      <w:proofErr w:type="gramEnd"/>
      <w:r w:rsidRPr="0D6199D7">
        <w:rPr>
          <w:lang w:val="en-US"/>
        </w:rPr>
        <w:t xml:space="preserve"> loss of personal data provided in the survey and risk of adverse reactions (poor taste, allergies) to the medication placebos given. The medication placebos will be commercially available food products. </w:t>
      </w:r>
      <w:r w:rsidRPr="0D6199D7">
        <w:rPr>
          <w:u w:val="single"/>
          <w:lang w:val="en-US"/>
        </w:rPr>
        <w:t xml:space="preserve">If you have food allergies, contact the study investigator (Kyle Hultgren, </w:t>
      </w:r>
      <w:r w:rsidRPr="0D6199D7">
        <w:rPr>
          <w:color w:val="1155CC"/>
          <w:u w:val="single"/>
          <w:lang w:val="en-US"/>
        </w:rPr>
        <w:t>khu</w:t>
      </w:r>
      <w:r w:rsidR="00E85972">
        <w:rPr>
          <w:color w:val="1155CC"/>
          <w:u w:val="single"/>
          <w:lang w:val="en-US"/>
        </w:rPr>
        <w:t>l</w:t>
      </w:r>
      <w:r w:rsidRPr="0D6199D7">
        <w:rPr>
          <w:color w:val="1155CC"/>
          <w:u w:val="single"/>
          <w:lang w:val="en-US"/>
        </w:rPr>
        <w:t>tgre@purdue.edu</w:t>
      </w:r>
      <w:r w:rsidRPr="0D6199D7">
        <w:rPr>
          <w:u w:val="single"/>
          <w:lang w:val="en-US"/>
        </w:rPr>
        <w:t>) before starting the exercise</w:t>
      </w:r>
      <w:r w:rsidRPr="0D6199D7">
        <w:rPr>
          <w:lang w:val="en-US"/>
        </w:rPr>
        <w:t>. Your participation or abstaining from this study will not affect your course grade; the course director will not be informed of who elected in nor out of the study until after grades are finalized. If you have questions about the study or if you would like your survey responses to be excluded from the study, please contact Kyle Hultgren, PharmD (</w:t>
      </w:r>
      <w:hyperlink r:id="rId6">
        <w:r w:rsidRPr="0D6199D7">
          <w:rPr>
            <w:color w:val="1155CC"/>
            <w:u w:val="single"/>
            <w:lang w:val="en-US"/>
          </w:rPr>
          <w:t>khultgre@purdue.edu</w:t>
        </w:r>
      </w:hyperlink>
      <w:r w:rsidRPr="0D6199D7">
        <w:rPr>
          <w:lang w:val="en-US"/>
        </w:rPr>
        <w:t>).</w:t>
      </w:r>
    </w:p>
    <w:p w14:paraId="00000006" w14:textId="77777777" w:rsidR="00467587" w:rsidRDefault="00467587">
      <w:pPr>
        <w:rPr>
          <w:b/>
          <w:bCs/>
          <w:u w:val="single"/>
        </w:rPr>
      </w:pPr>
    </w:p>
    <w:p w14:paraId="00000007" w14:textId="77777777" w:rsidR="00467587" w:rsidRDefault="006C7F6E">
      <w:pPr>
        <w:rPr>
          <w:b/>
          <w:bCs/>
          <w:u w:val="single"/>
        </w:rPr>
      </w:pPr>
      <w:r>
        <w:rPr>
          <w:b/>
          <w:bCs/>
          <w:u w:val="single"/>
        </w:rPr>
        <w:t>PRE-EXERCISE SURVEY</w:t>
      </w:r>
    </w:p>
    <w:p w14:paraId="00000008" w14:textId="77777777" w:rsidR="00467587" w:rsidRDefault="00467587"/>
    <w:p w14:paraId="00000009" w14:textId="77777777" w:rsidR="00467587" w:rsidRDefault="0D6199D7">
      <w:r w:rsidRPr="0D6199D7">
        <w:rPr>
          <w:lang w:val="en-US"/>
        </w:rPr>
        <w:t xml:space="preserve">Your unique identifier will be used to connect your pre-survey to your post-survey. It will not be used to identify you in any way. Your identifier is: First 3 letters of your birth month </w:t>
      </w:r>
      <w:r w:rsidRPr="0D6199D7">
        <w:rPr>
          <w:u w:val="single"/>
          <w:lang w:val="en-US"/>
        </w:rPr>
        <w:t>then</w:t>
      </w:r>
      <w:r w:rsidRPr="0D6199D7">
        <w:rPr>
          <w:lang w:val="en-US"/>
        </w:rPr>
        <w:t xml:space="preserve"> last 3 letters of your mother’s maiden name </w:t>
      </w:r>
      <w:r w:rsidRPr="0D6199D7">
        <w:rPr>
          <w:u w:val="single"/>
          <w:lang w:val="en-US"/>
        </w:rPr>
        <w:t xml:space="preserve">then </w:t>
      </w:r>
      <w:r w:rsidRPr="0D6199D7">
        <w:rPr>
          <w:lang w:val="en-US"/>
        </w:rPr>
        <w:t>last 4 digits of your phone number.</w:t>
      </w:r>
    </w:p>
    <w:p w14:paraId="0000000A" w14:textId="77777777" w:rsidR="00467587" w:rsidRDefault="006C7F6E">
      <w:pPr>
        <w:ind w:firstLine="720"/>
      </w:pPr>
      <w:r>
        <w:t xml:space="preserve">As an example, student A was born in January, mother’s maiden name is Smith, and </w:t>
      </w:r>
    </w:p>
    <w:p w14:paraId="0000000B" w14:textId="77777777" w:rsidR="00467587" w:rsidRDefault="006C7F6E">
      <w:pPr>
        <w:ind w:firstLine="720"/>
      </w:pPr>
      <w:r>
        <w:t>phone number is 317-867-8409. Her unique identifier is: JANITH8409</w:t>
      </w:r>
    </w:p>
    <w:p w14:paraId="0000000C" w14:textId="77777777" w:rsidR="00467587" w:rsidRDefault="006C7F6E">
      <w:r>
        <w:t>What is your unique identifier?</w:t>
      </w:r>
    </w:p>
    <w:p w14:paraId="0000000D" w14:textId="77777777" w:rsidR="00467587" w:rsidRDefault="00467587"/>
    <w:p w14:paraId="0000000E" w14:textId="62433D33" w:rsidR="00467587" w:rsidDel="00DC1B83" w:rsidRDefault="006C7F6E">
      <w:pPr>
        <w:rPr>
          <w:del w:id="0" w:author="Sonak D Pastakia" w:date="2026-03-24T12:44:00Z" w16du:dateUtc="2026-03-24T16:44:00Z"/>
        </w:rPr>
      </w:pPr>
      <w:del w:id="1" w:author="Sonak D Pastakia" w:date="2026-03-24T12:44:00Z" w16du:dateUtc="2026-03-24T16:44:00Z">
        <w:r w:rsidDel="00DC1B83">
          <w:delText>Medication adherence is a personal choice over which patients have full control.</w:delText>
        </w:r>
      </w:del>
    </w:p>
    <w:p w14:paraId="0000000F" w14:textId="4C259207" w:rsidR="00467587" w:rsidDel="00DC1B83" w:rsidRDefault="0D6199D7">
      <w:pPr>
        <w:numPr>
          <w:ilvl w:val="0"/>
          <w:numId w:val="1"/>
        </w:numPr>
        <w:rPr>
          <w:del w:id="2" w:author="Sonak D Pastakia" w:date="2026-03-24T12:44:00Z" w16du:dateUtc="2026-03-24T16:44:00Z"/>
        </w:rPr>
      </w:pPr>
      <w:del w:id="3" w:author="Sonak D Pastakia" w:date="2026-03-24T12:44:00Z" w16du:dateUtc="2026-03-24T16:44:00Z">
        <w:r w:rsidRPr="0D6199D7" w:rsidDel="00DC1B83">
          <w:rPr>
            <w:lang w:val="en-US"/>
          </w:rPr>
          <w:delText>Strongly disagree, disagree, neither agree or disagree, agree, strongly agree</w:delText>
        </w:r>
      </w:del>
    </w:p>
    <w:p w14:paraId="00000010" w14:textId="77777777" w:rsidR="00467587" w:rsidRDefault="00467587"/>
    <w:p w14:paraId="00000011" w14:textId="77777777" w:rsidR="00467587" w:rsidRDefault="0D6199D7">
      <w:r w:rsidRPr="0D6199D7">
        <w:rPr>
          <w:lang w:val="en-US"/>
        </w:rPr>
        <w:t>Rate the level of difficulty that you think it is for patients to take all medications as prescribed by a physician.</w:t>
      </w:r>
    </w:p>
    <w:p w14:paraId="00000012" w14:textId="77777777" w:rsidR="00467587" w:rsidRDefault="0D6199D7" w:rsidP="0D6199D7">
      <w:pPr>
        <w:numPr>
          <w:ilvl w:val="0"/>
          <w:numId w:val="1"/>
        </w:numPr>
        <w:rPr>
          <w:lang w:val="en-US"/>
        </w:rPr>
      </w:pPr>
      <w:r w:rsidRPr="0D6199D7">
        <w:rPr>
          <w:lang w:val="en-US"/>
        </w:rPr>
        <w:t>Very difficult, slightly difficult, neither difficult nor easy, slightly easy, very easy</w:t>
      </w:r>
    </w:p>
    <w:p w14:paraId="00000013" w14:textId="77777777" w:rsidR="00467587" w:rsidRDefault="00467587"/>
    <w:p w14:paraId="00000014" w14:textId="77777777" w:rsidR="00467587" w:rsidRDefault="006C7F6E">
      <w:r>
        <w:t>Working with a community health worker (CHW) improves medication adherence.</w:t>
      </w:r>
    </w:p>
    <w:p w14:paraId="00000015" w14:textId="77777777" w:rsidR="00467587" w:rsidRDefault="0D6199D7">
      <w:pPr>
        <w:numPr>
          <w:ilvl w:val="0"/>
          <w:numId w:val="1"/>
        </w:numPr>
      </w:pPr>
      <w:r w:rsidRPr="0D6199D7">
        <w:rPr>
          <w:lang w:val="en-US"/>
        </w:rPr>
        <w:t xml:space="preserve">Strongly disagree, disagree, neither agree </w:t>
      </w:r>
      <w:proofErr w:type="gramStart"/>
      <w:r w:rsidRPr="0D6199D7">
        <w:rPr>
          <w:lang w:val="en-US"/>
        </w:rPr>
        <w:t>or</w:t>
      </w:r>
      <w:proofErr w:type="gramEnd"/>
      <w:r w:rsidRPr="0D6199D7">
        <w:rPr>
          <w:lang w:val="en-US"/>
        </w:rPr>
        <w:t xml:space="preserve"> disagree, agree, strongly agree</w:t>
      </w:r>
    </w:p>
    <w:p w14:paraId="00000016" w14:textId="77777777" w:rsidR="00467587" w:rsidRDefault="00467587"/>
    <w:p w14:paraId="00000017" w14:textId="77777777" w:rsidR="00467587" w:rsidRDefault="006C7F6E">
      <w:r>
        <w:t xml:space="preserve">Investments in community health workers (CHW) are </w:t>
      </w:r>
      <w:proofErr w:type="gramStart"/>
      <w:r>
        <w:t>a worthwhile</w:t>
      </w:r>
      <w:proofErr w:type="gramEnd"/>
      <w:r>
        <w:t xml:space="preserve"> expenditure for improving a patient’s health.</w:t>
      </w:r>
    </w:p>
    <w:p w14:paraId="00000018" w14:textId="77777777" w:rsidR="00467587" w:rsidRDefault="0D6199D7">
      <w:pPr>
        <w:numPr>
          <w:ilvl w:val="0"/>
          <w:numId w:val="1"/>
        </w:numPr>
      </w:pPr>
      <w:r w:rsidRPr="0D6199D7">
        <w:rPr>
          <w:lang w:val="en-US"/>
        </w:rPr>
        <w:t xml:space="preserve">Strongly disagree, disagree, neither agree </w:t>
      </w:r>
      <w:proofErr w:type="gramStart"/>
      <w:r w:rsidRPr="0D6199D7">
        <w:rPr>
          <w:lang w:val="en-US"/>
        </w:rPr>
        <w:t>or</w:t>
      </w:r>
      <w:proofErr w:type="gramEnd"/>
      <w:r w:rsidRPr="0D6199D7">
        <w:rPr>
          <w:lang w:val="en-US"/>
        </w:rPr>
        <w:t xml:space="preserve"> disagree, agree, strongly agree</w:t>
      </w:r>
    </w:p>
    <w:p w14:paraId="00000019" w14:textId="77777777" w:rsidR="00467587" w:rsidRDefault="00467587"/>
    <w:p w14:paraId="0000001A" w14:textId="77777777" w:rsidR="00467587" w:rsidRDefault="006C7F6E">
      <w:r>
        <w:t>How likely are you to advocate for including a community health worker in patient care in the future?</w:t>
      </w:r>
    </w:p>
    <w:p w14:paraId="0000001B" w14:textId="77777777" w:rsidR="00467587" w:rsidRDefault="0D6199D7" w:rsidP="0D6199D7">
      <w:pPr>
        <w:numPr>
          <w:ilvl w:val="0"/>
          <w:numId w:val="1"/>
        </w:numPr>
        <w:rPr>
          <w:lang w:val="en-US"/>
        </w:rPr>
      </w:pPr>
      <w:r w:rsidRPr="0D6199D7">
        <w:rPr>
          <w:lang w:val="en-US"/>
        </w:rPr>
        <w:t>Very unlikely, slightly unlikely, neutral, slightly likely, very likely</w:t>
      </w:r>
    </w:p>
    <w:p w14:paraId="0000001C" w14:textId="77777777" w:rsidR="00467587" w:rsidRDefault="00467587"/>
    <w:p w14:paraId="0000001D" w14:textId="77777777" w:rsidR="00467587" w:rsidRDefault="0D6199D7">
      <w:r w:rsidRPr="0D6199D7">
        <w:rPr>
          <w:lang w:val="en-US"/>
        </w:rPr>
        <w:t>If you are assigned to be a patient for this exercise, what percentage of medications do you anticipate you will take as prescribed?</w:t>
      </w:r>
    </w:p>
    <w:p w14:paraId="0000001E" w14:textId="66F895FE" w:rsidR="00467587" w:rsidRDefault="0D6199D7">
      <w:pPr>
        <w:ind w:firstLine="720"/>
      </w:pPr>
      <w:r>
        <w:lastRenderedPageBreak/>
        <w:t>&lt;60%</w:t>
      </w:r>
    </w:p>
    <w:p w14:paraId="0000001F" w14:textId="699F1DC4" w:rsidR="00467587" w:rsidRDefault="0D6199D7">
      <w:pPr>
        <w:ind w:firstLine="720"/>
      </w:pPr>
      <w:r>
        <w:t>60-70%</w:t>
      </w:r>
    </w:p>
    <w:p w14:paraId="00000020" w14:textId="1845E902" w:rsidR="00467587" w:rsidRDefault="006C7F6E">
      <w:r>
        <w:tab/>
        <w:t>70-80%</w:t>
      </w:r>
    </w:p>
    <w:p w14:paraId="00000021" w14:textId="4D08AE6B" w:rsidR="00467587" w:rsidRDefault="006C7F6E">
      <w:pPr>
        <w:rPr>
          <w:sz w:val="14"/>
          <w:szCs w:val="14"/>
        </w:rPr>
      </w:pPr>
      <w:r>
        <w:tab/>
        <w:t>80-90%</w:t>
      </w:r>
    </w:p>
    <w:p w14:paraId="00000022" w14:textId="60386A42" w:rsidR="00467587" w:rsidRPr="001A2154" w:rsidRDefault="00467587" w:rsidP="0D6199D7">
      <w:r>
        <w:tab/>
      </w:r>
      <w:r w:rsidR="0D6199D7">
        <w:t>90-100%</w:t>
      </w:r>
    </w:p>
    <w:p w14:paraId="3F9F25F0" w14:textId="77777777" w:rsidR="00BC42A6" w:rsidRDefault="00BC42A6">
      <w:pPr>
        <w:rPr>
          <w:b/>
          <w:bCs/>
        </w:rPr>
      </w:pPr>
    </w:p>
    <w:p w14:paraId="00000023" w14:textId="28397736" w:rsidR="00467587" w:rsidRDefault="006C7F6E">
      <w:pPr>
        <w:rPr>
          <w:b/>
          <w:bCs/>
        </w:rPr>
      </w:pPr>
      <w:r>
        <w:rPr>
          <w:b/>
          <w:bCs/>
        </w:rPr>
        <w:t>Demographics</w:t>
      </w:r>
    </w:p>
    <w:p w14:paraId="00000024" w14:textId="77777777" w:rsidR="00467587" w:rsidRDefault="006C7F6E">
      <w:r>
        <w:t>What is your gender?</w:t>
      </w:r>
    </w:p>
    <w:p w14:paraId="00000025" w14:textId="77777777" w:rsidR="00467587" w:rsidRDefault="006C7F6E">
      <w:r>
        <w:tab/>
        <w:t xml:space="preserve">Male </w:t>
      </w:r>
      <w:r>
        <w:tab/>
      </w:r>
      <w:r>
        <w:tab/>
        <w:t>Female</w:t>
      </w:r>
    </w:p>
    <w:p w14:paraId="00000026" w14:textId="77777777" w:rsidR="00467587" w:rsidRDefault="00467587"/>
    <w:p w14:paraId="00000027" w14:textId="77777777" w:rsidR="00467587" w:rsidRDefault="006C7F6E">
      <w:r>
        <w:t>What is your age?</w:t>
      </w:r>
    </w:p>
    <w:p w14:paraId="00000028" w14:textId="77777777" w:rsidR="00467587" w:rsidRDefault="006C7F6E">
      <w:r>
        <w:tab/>
        <w:t>21-25</w:t>
      </w:r>
      <w:r>
        <w:tab/>
      </w:r>
      <w:r>
        <w:tab/>
        <w:t>26-30</w:t>
      </w:r>
      <w:r>
        <w:tab/>
      </w:r>
      <w:r>
        <w:tab/>
        <w:t>31-35</w:t>
      </w:r>
      <w:r>
        <w:tab/>
      </w:r>
      <w:r>
        <w:tab/>
        <w:t>35-40</w:t>
      </w:r>
      <w:r>
        <w:tab/>
      </w:r>
      <w:r>
        <w:tab/>
        <w:t>41+</w:t>
      </w:r>
    </w:p>
    <w:p w14:paraId="00000029" w14:textId="77777777" w:rsidR="00467587" w:rsidRDefault="00467587"/>
    <w:p w14:paraId="0000002A" w14:textId="77777777" w:rsidR="00467587" w:rsidRDefault="006C7F6E">
      <w:r>
        <w:t>Which of the best describes you?</w:t>
      </w:r>
    </w:p>
    <w:p w14:paraId="0000002B" w14:textId="77777777" w:rsidR="00467587" w:rsidRDefault="006C7F6E">
      <w:r>
        <w:tab/>
        <w:t>Single</w:t>
      </w:r>
      <w:r>
        <w:tab/>
      </w:r>
      <w:r>
        <w:tab/>
      </w:r>
    </w:p>
    <w:p w14:paraId="0000002C" w14:textId="77777777" w:rsidR="00467587" w:rsidRDefault="006C7F6E">
      <w:pPr>
        <w:ind w:firstLine="720"/>
      </w:pPr>
      <w:r>
        <w:t>Married</w:t>
      </w:r>
    </w:p>
    <w:p w14:paraId="0000002D" w14:textId="77777777" w:rsidR="00467587" w:rsidRDefault="006C7F6E">
      <w:pPr>
        <w:ind w:firstLine="720"/>
      </w:pPr>
      <w:r>
        <w:t>Partnered but do not cohabitate</w:t>
      </w:r>
    </w:p>
    <w:p w14:paraId="0000002E" w14:textId="77777777" w:rsidR="00467587" w:rsidRDefault="006C7F6E">
      <w:pPr>
        <w:ind w:firstLine="720"/>
      </w:pPr>
      <w:r>
        <w:t>Cohabitate with a partner</w:t>
      </w:r>
    </w:p>
    <w:p w14:paraId="0000002F" w14:textId="77777777" w:rsidR="00467587" w:rsidRDefault="00467587">
      <w:pPr>
        <w:ind w:firstLine="720"/>
      </w:pPr>
    </w:p>
    <w:p w14:paraId="00000030" w14:textId="77777777" w:rsidR="00467587" w:rsidRDefault="006C7F6E">
      <w:r>
        <w:t>How many dependents are under your care as a parent or guardian?</w:t>
      </w:r>
    </w:p>
    <w:p w14:paraId="00000031" w14:textId="77777777" w:rsidR="00467587" w:rsidRDefault="006C7F6E">
      <w:pPr>
        <w:ind w:firstLine="720"/>
      </w:pPr>
      <w:r>
        <w:t>None</w:t>
      </w:r>
      <w:r>
        <w:tab/>
      </w:r>
      <w:r>
        <w:tab/>
        <w:t>1</w:t>
      </w:r>
      <w:r>
        <w:tab/>
      </w:r>
      <w:r>
        <w:tab/>
        <w:t>2</w:t>
      </w:r>
      <w:r>
        <w:tab/>
      </w:r>
      <w:r>
        <w:tab/>
        <w:t>3</w:t>
      </w:r>
      <w:r>
        <w:tab/>
      </w:r>
      <w:r>
        <w:tab/>
        <w:t>4</w:t>
      </w:r>
      <w:r>
        <w:tab/>
      </w:r>
      <w:r>
        <w:tab/>
        <w:t>5+</w:t>
      </w:r>
    </w:p>
    <w:p w14:paraId="00000032" w14:textId="77777777" w:rsidR="00467587" w:rsidRDefault="00467587">
      <w:pPr>
        <w:ind w:firstLine="720"/>
      </w:pPr>
    </w:p>
    <w:p w14:paraId="00000034" w14:textId="77777777" w:rsidR="00467587" w:rsidRDefault="00467587"/>
    <w:p w14:paraId="00000035" w14:textId="22D13882" w:rsidR="00467587" w:rsidRDefault="006C7F6E">
      <w:del w:id="4" w:author="Sonak D Pastakia" w:date="2026-03-24T12:45:00Z" w16du:dateUtc="2026-03-24T16:45:00Z">
        <w:r w:rsidDel="00991A0A">
          <w:delText xml:space="preserve">For pharmacy students: </w:delText>
        </w:r>
      </w:del>
      <w:r>
        <w:t>What is your GPA?</w:t>
      </w:r>
    </w:p>
    <w:p w14:paraId="0000003C" w14:textId="77777777" w:rsidR="00467587" w:rsidRDefault="00467587"/>
    <w:p w14:paraId="0000003D" w14:textId="77777777" w:rsidR="00467587" w:rsidRDefault="006C7F6E">
      <w:r>
        <w:t>Are you on any daily, chronic medications?</w:t>
      </w:r>
    </w:p>
    <w:p w14:paraId="0000003E" w14:textId="77777777" w:rsidR="00467587" w:rsidRDefault="006C7F6E">
      <w:r>
        <w:tab/>
        <w:t>No</w:t>
      </w:r>
      <w:r>
        <w:tab/>
      </w:r>
      <w:r>
        <w:tab/>
        <w:t>Yes, 1-2 medicines per day</w:t>
      </w:r>
      <w:r>
        <w:tab/>
      </w:r>
      <w:r>
        <w:tab/>
        <w:t>Yes, 3+ medicines per day</w:t>
      </w:r>
    </w:p>
    <w:p w14:paraId="0000003F" w14:textId="77777777" w:rsidR="00467587" w:rsidRDefault="00467587"/>
    <w:p w14:paraId="00000040" w14:textId="77777777" w:rsidR="00467587" w:rsidRDefault="0D6199D7">
      <w:r w:rsidRPr="0D6199D7">
        <w:rPr>
          <w:lang w:val="en-US"/>
        </w:rPr>
        <w:t>Have you ever assisted a loved one in taking medications?</w:t>
      </w:r>
    </w:p>
    <w:p w14:paraId="00000041" w14:textId="77777777" w:rsidR="00467587" w:rsidRDefault="006C7F6E">
      <w:pPr>
        <w:ind w:firstLine="720"/>
      </w:pPr>
      <w:r>
        <w:t>No</w:t>
      </w:r>
      <w:r>
        <w:tab/>
      </w:r>
      <w:r>
        <w:tab/>
        <w:t>Yes, short-term medications</w:t>
      </w:r>
      <w:r>
        <w:tab/>
      </w:r>
      <w:r>
        <w:tab/>
        <w:t>Yes, long-term medications</w:t>
      </w:r>
    </w:p>
    <w:p w14:paraId="00000042" w14:textId="77777777" w:rsidR="00467587" w:rsidRDefault="00467587"/>
    <w:p w14:paraId="00000043" w14:textId="77777777" w:rsidR="00467587" w:rsidRDefault="0D6199D7">
      <w:r w:rsidRPr="0D6199D7">
        <w:rPr>
          <w:lang w:val="en-US"/>
        </w:rPr>
        <w:t>How many of the following list of stressors applied to you in the six months before the simulation exercise or do you anticipate will apply within six months after the exercise?</w:t>
      </w:r>
    </w:p>
    <w:p w14:paraId="00000044" w14:textId="77777777" w:rsidR="00467587" w:rsidRDefault="006C7F6E">
      <w:r>
        <w:tab/>
      </w:r>
      <w:r w:rsidRPr="0D6199D7">
        <w:rPr>
          <w:lang w:val="en-US"/>
        </w:rPr>
        <w:t>Staying away from home (i.e. in a hotel or temporary housing)</w:t>
      </w:r>
    </w:p>
    <w:p w14:paraId="00000045" w14:textId="77777777" w:rsidR="00467587" w:rsidRDefault="006C7F6E">
      <w:r>
        <w:tab/>
        <w:t>Moving</w:t>
      </w:r>
    </w:p>
    <w:p w14:paraId="00000046" w14:textId="77777777" w:rsidR="00467587" w:rsidRDefault="006C7F6E">
      <w:r>
        <w:tab/>
        <w:t>Changing to a new job or new school</w:t>
      </w:r>
    </w:p>
    <w:p w14:paraId="00000047" w14:textId="77777777" w:rsidR="00467587" w:rsidRDefault="006C7F6E">
      <w:pPr>
        <w:ind w:left="720"/>
      </w:pPr>
      <w:r>
        <w:t>Separation from a serious romantic relationship</w:t>
      </w:r>
    </w:p>
    <w:p w14:paraId="00000048" w14:textId="77777777" w:rsidR="00467587" w:rsidRDefault="006C7F6E">
      <w:pPr>
        <w:ind w:left="720"/>
      </w:pPr>
      <w:r>
        <w:t>Housing instability</w:t>
      </w:r>
    </w:p>
    <w:p w14:paraId="00000049" w14:textId="77777777" w:rsidR="00467587" w:rsidRDefault="006C7F6E">
      <w:pPr>
        <w:ind w:left="720"/>
      </w:pPr>
      <w:r>
        <w:t>Food insecurity</w:t>
      </w:r>
    </w:p>
    <w:p w14:paraId="0000004A" w14:textId="77777777" w:rsidR="00467587" w:rsidRDefault="006C7F6E">
      <w:pPr>
        <w:ind w:left="720"/>
      </w:pPr>
      <w:r>
        <w:t>Education debt</w:t>
      </w:r>
    </w:p>
    <w:p w14:paraId="0000004B" w14:textId="77777777" w:rsidR="00467587" w:rsidRDefault="0D6199D7">
      <w:pPr>
        <w:ind w:left="720"/>
      </w:pPr>
      <w:r w:rsidRPr="0D6199D7">
        <w:rPr>
          <w:lang w:val="en-US"/>
        </w:rPr>
        <w:t>Credit card debt (bills you can’t pay off within a month)</w:t>
      </w:r>
    </w:p>
    <w:p w14:paraId="0000004C" w14:textId="77777777" w:rsidR="00467587" w:rsidRDefault="006C7F6E">
      <w:pPr>
        <w:ind w:left="720"/>
      </w:pPr>
      <w:r>
        <w:t>Death or medical problem of a loved one</w:t>
      </w:r>
    </w:p>
    <w:p w14:paraId="0000004D" w14:textId="77777777" w:rsidR="00467587" w:rsidRDefault="006C7F6E">
      <w:pPr>
        <w:ind w:left="720"/>
      </w:pPr>
      <w:r>
        <w:t>Death or medical problem of a pet</w:t>
      </w:r>
    </w:p>
    <w:p w14:paraId="0000004E" w14:textId="77777777" w:rsidR="00467587" w:rsidRDefault="006C7F6E">
      <w:pPr>
        <w:ind w:left="720"/>
      </w:pPr>
      <w:r>
        <w:t>Loved one in prison</w:t>
      </w:r>
    </w:p>
    <w:p w14:paraId="0000004F" w14:textId="77777777" w:rsidR="00467587" w:rsidRDefault="006C7F6E">
      <w:pPr>
        <w:ind w:left="720"/>
      </w:pPr>
      <w:r>
        <w:lastRenderedPageBreak/>
        <w:t>Substance use disorder</w:t>
      </w:r>
    </w:p>
    <w:p w14:paraId="00000050" w14:textId="77777777" w:rsidR="00467587" w:rsidRDefault="006C7F6E">
      <w:pPr>
        <w:ind w:left="720"/>
      </w:pPr>
      <w:r>
        <w:t>Mental health disorder (anxiety, depression, ADHD)</w:t>
      </w:r>
    </w:p>
    <w:p w14:paraId="00000051" w14:textId="77777777" w:rsidR="00467587" w:rsidRDefault="006C7F6E">
      <w:pPr>
        <w:ind w:left="720"/>
      </w:pPr>
      <w:r>
        <w:t>Academic probation or disciplinary action at school</w:t>
      </w:r>
    </w:p>
    <w:p w14:paraId="00000052" w14:textId="77777777" w:rsidR="00467587" w:rsidRDefault="006C7F6E">
      <w:pPr>
        <w:ind w:left="720"/>
      </w:pPr>
      <w:r>
        <w:t>Intimate partner violence</w:t>
      </w:r>
    </w:p>
    <w:p w14:paraId="00000053" w14:textId="77777777" w:rsidR="00467587" w:rsidRDefault="006C7F6E">
      <w:pPr>
        <w:ind w:left="720"/>
      </w:pPr>
      <w:r>
        <w:t>Other</w:t>
      </w:r>
    </w:p>
    <w:p w14:paraId="4771F785" w14:textId="77777777" w:rsidR="000B332A" w:rsidRDefault="000B332A" w:rsidP="000B332A">
      <w:r>
        <w:t>I agree to have my survey data included in an educational study about this simulation exercise. I understand my data is not personally identifiable in any way.</w:t>
      </w:r>
    </w:p>
    <w:p w14:paraId="7A318F4B" w14:textId="77777777" w:rsidR="000B332A" w:rsidRDefault="000B332A" w:rsidP="000B332A">
      <w:r>
        <w:tab/>
        <w:t>Yes</w:t>
      </w:r>
      <w:r>
        <w:tab/>
      </w:r>
      <w:r>
        <w:tab/>
      </w:r>
      <w:r>
        <w:tab/>
        <w:t>No</w:t>
      </w:r>
    </w:p>
    <w:p w14:paraId="5A531DB7" w14:textId="77777777" w:rsidR="000B332A" w:rsidRDefault="000B332A" w:rsidP="000B332A">
      <w:pPr>
        <w:rPr>
          <w:b/>
          <w:bCs/>
        </w:rPr>
      </w:pPr>
    </w:p>
    <w:p w14:paraId="00000054" w14:textId="77777777" w:rsidR="00467587" w:rsidRDefault="00467587">
      <w:pPr>
        <w:rPr>
          <w:b/>
          <w:bCs/>
        </w:rPr>
      </w:pPr>
    </w:p>
    <w:p w14:paraId="00000055" w14:textId="77777777" w:rsidR="00467587" w:rsidRDefault="006C7F6E">
      <w:pPr>
        <w:rPr>
          <w:b/>
          <w:bCs/>
          <w:u w:val="single"/>
        </w:rPr>
      </w:pPr>
      <w:r>
        <w:rPr>
          <w:b/>
          <w:bCs/>
          <w:u w:val="single"/>
        </w:rPr>
        <w:t>POST-EXERCISE SURVEY</w:t>
      </w:r>
    </w:p>
    <w:p w14:paraId="00000056" w14:textId="77777777" w:rsidR="00467587" w:rsidRDefault="00467587">
      <w:pPr>
        <w:rPr>
          <w:b/>
          <w:bCs/>
        </w:rPr>
      </w:pPr>
    </w:p>
    <w:p w14:paraId="00000057" w14:textId="77777777" w:rsidR="00467587" w:rsidRDefault="006C7F6E">
      <w:r>
        <w:t xml:space="preserve">Please enter your unique identifier. As a reminder, your unique identifier is: first 3 letters of your birth month </w:t>
      </w:r>
      <w:r>
        <w:rPr>
          <w:u w:val="single"/>
        </w:rPr>
        <w:t>then</w:t>
      </w:r>
      <w:r>
        <w:t xml:space="preserve"> last 3 letters of your mother’s maiden name </w:t>
      </w:r>
      <w:r>
        <w:rPr>
          <w:u w:val="single"/>
        </w:rPr>
        <w:t xml:space="preserve">then </w:t>
      </w:r>
      <w:r>
        <w:t>last 4 digits of your phone number. As an example, student A was born in January, mother’s maiden name is Smith, and phone number is 317-867-8409. Her unique identifier is: JANITH8409</w:t>
      </w:r>
    </w:p>
    <w:p w14:paraId="00000058" w14:textId="77777777" w:rsidR="00467587" w:rsidRDefault="00467587"/>
    <w:p w14:paraId="00000059" w14:textId="77777777" w:rsidR="00467587" w:rsidRDefault="006C7F6E">
      <w:r>
        <w:t>What was your assigned role in the simulation?</w:t>
      </w:r>
    </w:p>
    <w:p w14:paraId="0000005A" w14:textId="7F0DB7C7" w:rsidR="00467587" w:rsidRDefault="006C7F6E">
      <w:r>
        <w:tab/>
      </w:r>
      <w:r w:rsidR="00004BD9">
        <w:t xml:space="preserve">BID </w:t>
      </w:r>
      <w:r>
        <w:t>Patient with an assigned community health worker</w:t>
      </w:r>
    </w:p>
    <w:p w14:paraId="69335BAD" w14:textId="49524A62" w:rsidR="00004BD9" w:rsidRDefault="006C7F6E" w:rsidP="00004BD9">
      <w:r>
        <w:tab/>
      </w:r>
      <w:r w:rsidR="00004BD9">
        <w:t>TID Patient with an assigned community health worker</w:t>
      </w:r>
    </w:p>
    <w:p w14:paraId="0000005B" w14:textId="126F70C0" w:rsidR="00467587" w:rsidRDefault="0D6199D7" w:rsidP="00004BD9">
      <w:pPr>
        <w:ind w:firstLine="720"/>
      </w:pPr>
      <w:r w:rsidRPr="0D6199D7">
        <w:rPr>
          <w:lang w:val="en-US"/>
        </w:rPr>
        <w:t xml:space="preserve">BID Patient </w:t>
      </w:r>
      <w:proofErr w:type="spellStart"/>
      <w:proofErr w:type="gramStart"/>
      <w:r w:rsidRPr="0D6199D7">
        <w:rPr>
          <w:lang w:val="en-US"/>
        </w:rPr>
        <w:t>withOUT</w:t>
      </w:r>
      <w:proofErr w:type="spellEnd"/>
      <w:proofErr w:type="gramEnd"/>
      <w:r w:rsidRPr="0D6199D7">
        <w:rPr>
          <w:lang w:val="en-US"/>
        </w:rPr>
        <w:t xml:space="preserve"> an assigned community health worker</w:t>
      </w:r>
    </w:p>
    <w:p w14:paraId="1F321614" w14:textId="2D44D440" w:rsidR="00004BD9" w:rsidRDefault="0D6199D7" w:rsidP="00004BD9">
      <w:pPr>
        <w:ind w:firstLine="720"/>
      </w:pPr>
      <w:r w:rsidRPr="0D6199D7">
        <w:rPr>
          <w:lang w:val="en-US"/>
        </w:rPr>
        <w:t xml:space="preserve">TID Patient </w:t>
      </w:r>
      <w:proofErr w:type="gramStart"/>
      <w:r w:rsidRPr="0D6199D7">
        <w:rPr>
          <w:lang w:val="en-US"/>
        </w:rPr>
        <w:t>withOUT</w:t>
      </w:r>
      <w:proofErr w:type="gramEnd"/>
      <w:r w:rsidRPr="0D6199D7">
        <w:rPr>
          <w:lang w:val="en-US"/>
        </w:rPr>
        <w:t xml:space="preserve"> an assigned community health worker</w:t>
      </w:r>
    </w:p>
    <w:p w14:paraId="0000005C" w14:textId="58360473" w:rsidR="00467587" w:rsidRDefault="006C7F6E">
      <w:pPr>
        <w:ind w:firstLine="720"/>
      </w:pPr>
      <w:r>
        <w:t>Community health worker</w:t>
      </w:r>
      <w:r w:rsidR="00004BD9">
        <w:t xml:space="preserve"> for a BID patient</w:t>
      </w:r>
    </w:p>
    <w:p w14:paraId="5B6C1F3D" w14:textId="0D70A616" w:rsidR="00004BD9" w:rsidRDefault="00004BD9">
      <w:pPr>
        <w:ind w:firstLine="720"/>
      </w:pPr>
      <w:r>
        <w:t>Community health worker for a TID patient</w:t>
      </w:r>
    </w:p>
    <w:p w14:paraId="0000005D" w14:textId="77777777" w:rsidR="00467587" w:rsidRDefault="00467587"/>
    <w:p w14:paraId="00000061" w14:textId="77777777" w:rsidR="00467587" w:rsidRDefault="0D6199D7">
      <w:r w:rsidRPr="0D6199D7">
        <w:rPr>
          <w:lang w:val="en-US"/>
        </w:rPr>
        <w:t>Rate the level of difficulty that you think it is for patients to take all medications as prescribed by a physician.</w:t>
      </w:r>
    </w:p>
    <w:p w14:paraId="00000062" w14:textId="77777777" w:rsidR="00467587" w:rsidRDefault="0D6199D7" w:rsidP="0D6199D7">
      <w:pPr>
        <w:numPr>
          <w:ilvl w:val="0"/>
          <w:numId w:val="1"/>
        </w:numPr>
        <w:rPr>
          <w:lang w:val="en-US"/>
        </w:rPr>
      </w:pPr>
      <w:r w:rsidRPr="0D6199D7">
        <w:rPr>
          <w:lang w:val="en-US"/>
        </w:rPr>
        <w:t>Very difficult, slightly difficult, neither difficult nor easy, slightly easy, very easy</w:t>
      </w:r>
    </w:p>
    <w:p w14:paraId="00000063" w14:textId="77777777" w:rsidR="00467587" w:rsidRDefault="00467587"/>
    <w:p w14:paraId="00000064" w14:textId="77777777" w:rsidR="00467587" w:rsidRDefault="006C7F6E">
      <w:r>
        <w:t>Working with a community health worker (CHW) improves medication adherence.</w:t>
      </w:r>
    </w:p>
    <w:p w14:paraId="00000065" w14:textId="77777777" w:rsidR="00467587" w:rsidRDefault="0D6199D7">
      <w:pPr>
        <w:numPr>
          <w:ilvl w:val="0"/>
          <w:numId w:val="1"/>
        </w:numPr>
      </w:pPr>
      <w:r w:rsidRPr="0D6199D7">
        <w:rPr>
          <w:lang w:val="en-US"/>
        </w:rPr>
        <w:t xml:space="preserve">Strongly disagree, disagree, neither agree </w:t>
      </w:r>
      <w:proofErr w:type="gramStart"/>
      <w:r w:rsidRPr="0D6199D7">
        <w:rPr>
          <w:lang w:val="en-US"/>
        </w:rPr>
        <w:t>or</w:t>
      </w:r>
      <w:proofErr w:type="gramEnd"/>
      <w:r w:rsidRPr="0D6199D7">
        <w:rPr>
          <w:lang w:val="en-US"/>
        </w:rPr>
        <w:t xml:space="preserve"> disagree, agree, strongly agree</w:t>
      </w:r>
    </w:p>
    <w:p w14:paraId="00000066" w14:textId="77777777" w:rsidR="00467587" w:rsidRDefault="00467587"/>
    <w:p w14:paraId="00000067" w14:textId="77777777" w:rsidR="00467587" w:rsidRDefault="006C7F6E">
      <w:r>
        <w:t>Investments in community health workers (CHW) are a worthwhile expenditure for improving a patient’s health.</w:t>
      </w:r>
    </w:p>
    <w:p w14:paraId="00000068" w14:textId="77777777" w:rsidR="00467587" w:rsidRDefault="0D6199D7">
      <w:pPr>
        <w:numPr>
          <w:ilvl w:val="0"/>
          <w:numId w:val="1"/>
        </w:numPr>
      </w:pPr>
      <w:r w:rsidRPr="0D6199D7">
        <w:rPr>
          <w:lang w:val="en-US"/>
        </w:rPr>
        <w:t xml:space="preserve">Strongly disagree, disagree, neither agree </w:t>
      </w:r>
      <w:proofErr w:type="gramStart"/>
      <w:r w:rsidRPr="0D6199D7">
        <w:rPr>
          <w:lang w:val="en-US"/>
        </w:rPr>
        <w:t>or</w:t>
      </w:r>
      <w:proofErr w:type="gramEnd"/>
      <w:r w:rsidRPr="0D6199D7">
        <w:rPr>
          <w:lang w:val="en-US"/>
        </w:rPr>
        <w:t xml:space="preserve"> disagree, agree, strongly agree</w:t>
      </w:r>
    </w:p>
    <w:p w14:paraId="00000069" w14:textId="77777777" w:rsidR="00467587" w:rsidRDefault="00467587"/>
    <w:p w14:paraId="0000006A" w14:textId="77777777" w:rsidR="00467587" w:rsidRDefault="006C7F6E">
      <w:r>
        <w:t>How likely are you to advocate for including a community health worker in patient care in the future?</w:t>
      </w:r>
    </w:p>
    <w:p w14:paraId="0000006B" w14:textId="77777777" w:rsidR="00467587" w:rsidRDefault="0D6199D7" w:rsidP="0D6199D7">
      <w:pPr>
        <w:numPr>
          <w:ilvl w:val="0"/>
          <w:numId w:val="1"/>
        </w:numPr>
        <w:rPr>
          <w:lang w:val="en-US"/>
        </w:rPr>
      </w:pPr>
      <w:r w:rsidRPr="0D6199D7">
        <w:rPr>
          <w:lang w:val="en-US"/>
        </w:rPr>
        <w:t>Very unlikely, slightly unlikely, neutral, slightly likely, very likely</w:t>
      </w:r>
    </w:p>
    <w:p w14:paraId="0000006C" w14:textId="77777777" w:rsidR="00467587" w:rsidRDefault="00467587"/>
    <w:p w14:paraId="0000006D" w14:textId="77777777" w:rsidR="00467587" w:rsidRDefault="006C7F6E">
      <w:r>
        <w:t>How did this simulation change your empathy for patients?</w:t>
      </w:r>
    </w:p>
    <w:p w14:paraId="0000006E" w14:textId="77777777" w:rsidR="00467587" w:rsidRDefault="006C7F6E">
      <w:r>
        <w:tab/>
      </w:r>
      <w:r w:rsidRPr="0D6199D7">
        <w:rPr>
          <w:lang w:val="en-US"/>
        </w:rPr>
        <w:t>Decreased significantly</w:t>
      </w:r>
      <w:r>
        <w:tab/>
      </w:r>
      <w:r w:rsidRPr="0D6199D7">
        <w:rPr>
          <w:lang w:val="en-US"/>
        </w:rPr>
        <w:t>Decreased slightly</w:t>
      </w:r>
      <w:r>
        <w:tab/>
      </w:r>
      <w:r w:rsidRPr="0D6199D7">
        <w:rPr>
          <w:lang w:val="en-US"/>
        </w:rPr>
        <w:t>Unchanged</w:t>
      </w:r>
      <w:r>
        <w:tab/>
      </w:r>
      <w:r w:rsidRPr="0D6199D7">
        <w:rPr>
          <w:lang w:val="en-US"/>
        </w:rPr>
        <w:t xml:space="preserve">Increased slightly </w:t>
      </w:r>
      <w:r>
        <w:tab/>
      </w:r>
      <w:r w:rsidRPr="0D6199D7">
        <w:rPr>
          <w:lang w:val="en-US"/>
        </w:rPr>
        <w:t>Increased significantly</w:t>
      </w:r>
    </w:p>
    <w:p w14:paraId="0000006F" w14:textId="77777777" w:rsidR="00467587" w:rsidRDefault="00467587"/>
    <w:p w14:paraId="00000070" w14:textId="77777777" w:rsidR="00467587" w:rsidRDefault="006C7F6E">
      <w:r>
        <w:lastRenderedPageBreak/>
        <w:t>Please rate the educational value of this exercise.</w:t>
      </w:r>
    </w:p>
    <w:p w14:paraId="00000071" w14:textId="77777777" w:rsidR="00467587" w:rsidRDefault="006C7F6E">
      <w:r>
        <w:t>0</w:t>
      </w:r>
      <w:r>
        <w:tab/>
      </w:r>
      <w:r>
        <w:tab/>
      </w:r>
      <w:r>
        <w:tab/>
        <w:t>1</w:t>
      </w:r>
      <w:r>
        <w:tab/>
      </w:r>
      <w:r>
        <w:tab/>
        <w:t>2</w:t>
      </w:r>
      <w:r>
        <w:tab/>
      </w:r>
      <w:r>
        <w:tab/>
        <w:t>3</w:t>
      </w:r>
      <w:r>
        <w:tab/>
        <w:t>4</w:t>
      </w:r>
      <w:r>
        <w:tab/>
      </w:r>
      <w:r>
        <w:tab/>
        <w:t>5</w:t>
      </w:r>
    </w:p>
    <w:p w14:paraId="00000072" w14:textId="77777777" w:rsidR="00467587" w:rsidRDefault="006C7F6E">
      <w:r>
        <w:t>Not valuable at all</w:t>
      </w:r>
      <w:r>
        <w:tab/>
      </w:r>
      <w:r>
        <w:tab/>
      </w:r>
      <w:r>
        <w:tab/>
      </w:r>
      <w:r>
        <w:tab/>
      </w:r>
      <w:r>
        <w:tab/>
      </w:r>
      <w:r>
        <w:tab/>
      </w:r>
      <w:r>
        <w:tab/>
      </w:r>
      <w:r>
        <w:tab/>
        <w:t>Extremely valuable</w:t>
      </w:r>
    </w:p>
    <w:p w14:paraId="00000073" w14:textId="77777777" w:rsidR="00467587" w:rsidRDefault="00467587"/>
    <w:p w14:paraId="00000074" w14:textId="77777777" w:rsidR="00467587" w:rsidRDefault="006C7F6E">
      <w:r>
        <w:t>What was beneficial about this exercise that should be kept for future classes?</w:t>
      </w:r>
    </w:p>
    <w:p w14:paraId="00000075" w14:textId="77777777" w:rsidR="00467587" w:rsidRDefault="00467587"/>
    <w:p w14:paraId="00000076" w14:textId="77777777" w:rsidR="00467587" w:rsidRDefault="006C7F6E">
      <w:r>
        <w:t xml:space="preserve">What was difficult about this exercise that needs </w:t>
      </w:r>
      <w:proofErr w:type="gramStart"/>
      <w:r>
        <w:t>be</w:t>
      </w:r>
      <w:proofErr w:type="gramEnd"/>
      <w:r>
        <w:t xml:space="preserve"> improved or changed?</w:t>
      </w:r>
    </w:p>
    <w:p w14:paraId="00000077" w14:textId="77777777" w:rsidR="00467587" w:rsidRDefault="00467587"/>
    <w:p w14:paraId="00000078" w14:textId="77777777" w:rsidR="00467587" w:rsidRDefault="006C7F6E">
      <w:r>
        <w:t>Include other comments, suggestions, and feedback here.</w:t>
      </w:r>
    </w:p>
    <w:p w14:paraId="00000079" w14:textId="77777777" w:rsidR="00467587" w:rsidRDefault="00467587"/>
    <w:p w14:paraId="0000007A" w14:textId="77777777" w:rsidR="00467587" w:rsidRDefault="00467587"/>
    <w:p w14:paraId="0000007B" w14:textId="77777777" w:rsidR="00467587" w:rsidRDefault="0D6199D7" w:rsidP="0D6199D7">
      <w:pPr>
        <w:rPr>
          <w:b/>
          <w:bCs/>
          <w:lang w:val="en-US"/>
        </w:rPr>
      </w:pPr>
      <w:r w:rsidRPr="0D6199D7">
        <w:rPr>
          <w:b/>
          <w:bCs/>
          <w:lang w:val="en-US"/>
        </w:rPr>
        <w:t xml:space="preserve">Additional questions for students assigned to be a patient with a community health worker </w:t>
      </w:r>
    </w:p>
    <w:p w14:paraId="0000007C" w14:textId="77777777" w:rsidR="00467587" w:rsidRDefault="006C7F6E">
      <w:pPr>
        <w:numPr>
          <w:ilvl w:val="0"/>
          <w:numId w:val="1"/>
        </w:numPr>
      </w:pPr>
      <w:r>
        <w:t>Did you miss more medication doses than you expected you would?</w:t>
      </w:r>
    </w:p>
    <w:p w14:paraId="0000007D" w14:textId="77777777" w:rsidR="00467587" w:rsidRDefault="0D6199D7" w:rsidP="0D6199D7">
      <w:pPr>
        <w:numPr>
          <w:ilvl w:val="1"/>
          <w:numId w:val="1"/>
        </w:numPr>
        <w:rPr>
          <w:lang w:val="en-US"/>
        </w:rPr>
      </w:pPr>
      <w:r w:rsidRPr="0D6199D7">
        <w:rPr>
          <w:lang w:val="en-US"/>
        </w:rPr>
        <w:t>Yes</w:t>
      </w:r>
      <w:r w:rsidR="006C7F6E">
        <w:tab/>
      </w:r>
      <w:r w:rsidRPr="0D6199D7">
        <w:rPr>
          <w:lang w:val="en-US"/>
        </w:rPr>
        <w:t>no</w:t>
      </w:r>
      <w:r w:rsidR="006C7F6E">
        <w:tab/>
      </w:r>
      <w:r w:rsidRPr="0D6199D7">
        <w:rPr>
          <w:lang w:val="en-US"/>
        </w:rPr>
        <w:t>Unsure</w:t>
      </w:r>
    </w:p>
    <w:p w14:paraId="0000007E" w14:textId="77777777" w:rsidR="00467587" w:rsidRDefault="006C7F6E">
      <w:pPr>
        <w:numPr>
          <w:ilvl w:val="0"/>
          <w:numId w:val="1"/>
        </w:numPr>
      </w:pPr>
      <w:r>
        <w:t>What percentage of medications do you think you took as prescribed?</w:t>
      </w:r>
    </w:p>
    <w:p w14:paraId="57EE37A2" w14:textId="77777777" w:rsidR="00F55D7D" w:rsidRDefault="00F55D7D" w:rsidP="00F55D7D">
      <w:pPr>
        <w:pStyle w:val="ListParagraph"/>
      </w:pPr>
      <w:r>
        <w:t>&lt;60%</w:t>
      </w:r>
    </w:p>
    <w:p w14:paraId="68D9279A" w14:textId="77777777" w:rsidR="00F55D7D" w:rsidRDefault="00F55D7D" w:rsidP="00F55D7D">
      <w:pPr>
        <w:pStyle w:val="ListParagraph"/>
      </w:pPr>
      <w:r>
        <w:t>60-70%</w:t>
      </w:r>
    </w:p>
    <w:p w14:paraId="6DD13268" w14:textId="7CB67775" w:rsidR="00F55D7D" w:rsidRDefault="00F55D7D" w:rsidP="00F55D7D">
      <w:pPr>
        <w:pStyle w:val="ListParagraph"/>
      </w:pPr>
      <w:r>
        <w:t>70-80%</w:t>
      </w:r>
    </w:p>
    <w:p w14:paraId="0D87BC77" w14:textId="7F11AD39" w:rsidR="00F55D7D" w:rsidRPr="00F55D7D" w:rsidRDefault="00F55D7D" w:rsidP="00F55D7D">
      <w:pPr>
        <w:pStyle w:val="ListParagraph"/>
        <w:rPr>
          <w:sz w:val="14"/>
          <w:szCs w:val="14"/>
        </w:rPr>
      </w:pPr>
      <w:r>
        <w:t>80-90%</w:t>
      </w:r>
    </w:p>
    <w:p w14:paraId="2B55DE4C" w14:textId="642F6F4C" w:rsidR="00F55D7D" w:rsidRPr="001A2154" w:rsidRDefault="00F55D7D" w:rsidP="00F55D7D">
      <w:pPr>
        <w:pStyle w:val="ListParagraph"/>
      </w:pPr>
      <w:r>
        <w:t>90-100%</w:t>
      </w:r>
    </w:p>
    <w:p w14:paraId="00000083" w14:textId="77777777" w:rsidR="00467587" w:rsidRDefault="006C7F6E">
      <w:pPr>
        <w:numPr>
          <w:ilvl w:val="0"/>
          <w:numId w:val="1"/>
        </w:numPr>
      </w:pPr>
      <w:r>
        <w:t>What barriers made it challenging to adhere to your medication? Check all that apply</w:t>
      </w:r>
    </w:p>
    <w:p w14:paraId="00000084" w14:textId="77777777" w:rsidR="00467587" w:rsidRDefault="006C7F6E">
      <w:pPr>
        <w:numPr>
          <w:ilvl w:val="1"/>
          <w:numId w:val="1"/>
        </w:numPr>
      </w:pPr>
      <w:r>
        <w:t>Busy schedule</w:t>
      </w:r>
    </w:p>
    <w:p w14:paraId="00000085" w14:textId="77777777" w:rsidR="00467587" w:rsidRDefault="006C7F6E">
      <w:pPr>
        <w:numPr>
          <w:ilvl w:val="1"/>
          <w:numId w:val="1"/>
        </w:numPr>
      </w:pPr>
      <w:r>
        <w:t>Forgetfulness</w:t>
      </w:r>
    </w:p>
    <w:p w14:paraId="00000086" w14:textId="77777777" w:rsidR="00467587" w:rsidRDefault="006C7F6E">
      <w:pPr>
        <w:numPr>
          <w:ilvl w:val="1"/>
          <w:numId w:val="1"/>
        </w:numPr>
      </w:pPr>
      <w:r>
        <w:t>Family responsibilities</w:t>
      </w:r>
    </w:p>
    <w:p w14:paraId="00000087" w14:textId="77777777" w:rsidR="00467587" w:rsidRDefault="006C7F6E">
      <w:pPr>
        <w:numPr>
          <w:ilvl w:val="1"/>
          <w:numId w:val="1"/>
        </w:numPr>
      </w:pPr>
      <w:r>
        <w:t>Medication frequency</w:t>
      </w:r>
    </w:p>
    <w:p w14:paraId="00000088" w14:textId="77777777" w:rsidR="00467587" w:rsidRDefault="006C7F6E">
      <w:pPr>
        <w:numPr>
          <w:ilvl w:val="1"/>
          <w:numId w:val="1"/>
        </w:numPr>
      </w:pPr>
      <w:r>
        <w:t>Inconvenient timing of doses</w:t>
      </w:r>
    </w:p>
    <w:p w14:paraId="00000089" w14:textId="77777777" w:rsidR="00467587" w:rsidRDefault="006C7F6E">
      <w:pPr>
        <w:numPr>
          <w:ilvl w:val="1"/>
          <w:numId w:val="1"/>
        </w:numPr>
      </w:pPr>
      <w:r>
        <w:t>Medication taste</w:t>
      </w:r>
    </w:p>
    <w:p w14:paraId="0000008A" w14:textId="77777777" w:rsidR="00467587" w:rsidRDefault="006C7F6E">
      <w:pPr>
        <w:numPr>
          <w:ilvl w:val="1"/>
          <w:numId w:val="1"/>
        </w:numPr>
      </w:pPr>
      <w:r>
        <w:t>Medication side effects</w:t>
      </w:r>
    </w:p>
    <w:p w14:paraId="0000008B" w14:textId="77777777" w:rsidR="00467587" w:rsidRDefault="006C7F6E">
      <w:pPr>
        <w:numPr>
          <w:ilvl w:val="1"/>
          <w:numId w:val="1"/>
        </w:numPr>
      </w:pPr>
      <w:r>
        <w:t>Other priorities</w:t>
      </w:r>
    </w:p>
    <w:p w14:paraId="0000008C" w14:textId="77777777" w:rsidR="00467587" w:rsidRDefault="006C7F6E">
      <w:pPr>
        <w:numPr>
          <w:ilvl w:val="1"/>
          <w:numId w:val="1"/>
        </w:numPr>
      </w:pPr>
      <w:r>
        <w:t>Other</w:t>
      </w:r>
    </w:p>
    <w:p w14:paraId="0000008D" w14:textId="77777777" w:rsidR="00467587" w:rsidRDefault="006C7F6E">
      <w:pPr>
        <w:numPr>
          <w:ilvl w:val="0"/>
          <w:numId w:val="1"/>
        </w:numPr>
      </w:pPr>
      <w:r>
        <w:t>What strategies improved your medication adherence? Check all that apply</w:t>
      </w:r>
    </w:p>
    <w:p w14:paraId="0000008E" w14:textId="77777777" w:rsidR="00467587" w:rsidRDefault="006C7F6E">
      <w:pPr>
        <w:numPr>
          <w:ilvl w:val="1"/>
          <w:numId w:val="1"/>
        </w:numPr>
      </w:pPr>
      <w:r>
        <w:t>Being paired with a CHW</w:t>
      </w:r>
    </w:p>
    <w:p w14:paraId="0000008F" w14:textId="77777777" w:rsidR="00467587" w:rsidRDefault="006C7F6E">
      <w:pPr>
        <w:numPr>
          <w:ilvl w:val="1"/>
          <w:numId w:val="1"/>
        </w:numPr>
      </w:pPr>
      <w:r>
        <w:t>Setting a reminder</w:t>
      </w:r>
    </w:p>
    <w:p w14:paraId="00000090" w14:textId="77777777" w:rsidR="00467587" w:rsidRDefault="006C7F6E">
      <w:pPr>
        <w:numPr>
          <w:ilvl w:val="1"/>
          <w:numId w:val="1"/>
        </w:numPr>
      </w:pPr>
      <w:r>
        <w:t>Leaving the pill bottle out</w:t>
      </w:r>
    </w:p>
    <w:p w14:paraId="00000091" w14:textId="77777777" w:rsidR="00467587" w:rsidRDefault="006C7F6E">
      <w:pPr>
        <w:numPr>
          <w:ilvl w:val="1"/>
          <w:numId w:val="1"/>
        </w:numPr>
      </w:pPr>
      <w:r>
        <w:t>Leaving a note out</w:t>
      </w:r>
    </w:p>
    <w:p w14:paraId="00000092" w14:textId="2C4F35E4" w:rsidR="00467587" w:rsidDel="00364EFB" w:rsidRDefault="006C7F6E">
      <w:pPr>
        <w:numPr>
          <w:ilvl w:val="1"/>
          <w:numId w:val="1"/>
        </w:numPr>
        <w:rPr>
          <w:del w:id="5" w:author="Sonak D Pastakia" w:date="2026-03-24T12:17:00Z" w16du:dateUtc="2026-03-24T16:17:00Z"/>
        </w:rPr>
      </w:pPr>
      <w:del w:id="6" w:author="Sonak D Pastakia" w:date="2026-03-24T12:17:00Z" w16du:dateUtc="2026-03-24T16:17:00Z">
        <w:r w:rsidDel="00364EFB">
          <w:delText>Using a pill box</w:delText>
        </w:r>
      </w:del>
    </w:p>
    <w:p w14:paraId="00000093" w14:textId="77777777" w:rsidR="00467587" w:rsidRDefault="006C7F6E">
      <w:pPr>
        <w:numPr>
          <w:ilvl w:val="1"/>
          <w:numId w:val="1"/>
        </w:numPr>
      </w:pPr>
      <w:r>
        <w:t>Other (short answer)</w:t>
      </w:r>
    </w:p>
    <w:p w14:paraId="00000094" w14:textId="77777777" w:rsidR="00467587" w:rsidRDefault="00467587"/>
    <w:p w14:paraId="00000095" w14:textId="77777777" w:rsidR="00467587" w:rsidRDefault="006C7F6E">
      <w:r>
        <w:t>Having a community health worker helped me remember to take my medication.</w:t>
      </w:r>
    </w:p>
    <w:p w14:paraId="00000096" w14:textId="77777777" w:rsidR="00467587" w:rsidRDefault="0D6199D7">
      <w:pPr>
        <w:numPr>
          <w:ilvl w:val="1"/>
          <w:numId w:val="1"/>
        </w:numPr>
      </w:pPr>
      <w:r w:rsidRPr="0D6199D7">
        <w:rPr>
          <w:lang w:val="en-US"/>
        </w:rPr>
        <w:t xml:space="preserve">Strongly disagree, disagree, neither agree </w:t>
      </w:r>
      <w:proofErr w:type="gramStart"/>
      <w:r w:rsidRPr="0D6199D7">
        <w:rPr>
          <w:lang w:val="en-US"/>
        </w:rPr>
        <w:t>or</w:t>
      </w:r>
      <w:proofErr w:type="gramEnd"/>
      <w:r w:rsidRPr="0D6199D7">
        <w:rPr>
          <w:lang w:val="en-US"/>
        </w:rPr>
        <w:t xml:space="preserve"> disagree, agree, strongly agree</w:t>
      </w:r>
    </w:p>
    <w:p w14:paraId="00000097" w14:textId="77777777" w:rsidR="00467587" w:rsidRDefault="00467587"/>
    <w:p w14:paraId="00000098" w14:textId="77777777" w:rsidR="00467587" w:rsidRDefault="006C7F6E">
      <w:r>
        <w:t>Because of this project I have a better understanding of the value of community health workers.</w:t>
      </w:r>
    </w:p>
    <w:p w14:paraId="00000099" w14:textId="77777777" w:rsidR="00467587" w:rsidRDefault="0D6199D7">
      <w:pPr>
        <w:numPr>
          <w:ilvl w:val="1"/>
          <w:numId w:val="1"/>
        </w:numPr>
      </w:pPr>
      <w:r w:rsidRPr="0D6199D7">
        <w:rPr>
          <w:lang w:val="en-US"/>
        </w:rPr>
        <w:t xml:space="preserve">Strongly disagree, disagree, neither agree </w:t>
      </w:r>
      <w:proofErr w:type="gramStart"/>
      <w:r w:rsidRPr="0D6199D7">
        <w:rPr>
          <w:lang w:val="en-US"/>
        </w:rPr>
        <w:t>or</w:t>
      </w:r>
      <w:proofErr w:type="gramEnd"/>
      <w:r w:rsidRPr="0D6199D7">
        <w:rPr>
          <w:lang w:val="en-US"/>
        </w:rPr>
        <w:t xml:space="preserve"> disagree, agree, strongly agree</w:t>
      </w:r>
    </w:p>
    <w:p w14:paraId="0000009A" w14:textId="77777777" w:rsidR="00467587" w:rsidRDefault="00467587">
      <w:pPr>
        <w:ind w:left="1440"/>
      </w:pPr>
    </w:p>
    <w:p w14:paraId="0000009B" w14:textId="77777777" w:rsidR="00467587" w:rsidRDefault="006C7F6E">
      <w:r>
        <w:t xml:space="preserve">Please rate your experience using </w:t>
      </w:r>
      <w:proofErr w:type="gramStart"/>
      <w:r>
        <w:t>the pill</w:t>
      </w:r>
      <w:proofErr w:type="gramEnd"/>
      <w:r>
        <w:t xml:space="preserve"> bottles.</w:t>
      </w:r>
    </w:p>
    <w:p w14:paraId="0000009C" w14:textId="77777777" w:rsidR="00467587" w:rsidRDefault="006C7F6E">
      <w:r>
        <w:t>Lots of problems</w:t>
      </w:r>
      <w:r>
        <w:tab/>
      </w:r>
      <w:r>
        <w:tab/>
      </w:r>
      <w:r>
        <w:tab/>
      </w:r>
      <w:r>
        <w:tab/>
      </w:r>
      <w:r>
        <w:tab/>
      </w:r>
      <w:r>
        <w:tab/>
        <w:t>Straightforward without problems</w:t>
      </w:r>
    </w:p>
    <w:p w14:paraId="0000009D" w14:textId="77777777" w:rsidR="00467587" w:rsidRDefault="006C7F6E">
      <w:r>
        <w:t>0</w:t>
      </w:r>
      <w:r>
        <w:tab/>
      </w:r>
      <w:r>
        <w:tab/>
      </w:r>
      <w:r>
        <w:tab/>
        <w:t>1</w:t>
      </w:r>
      <w:r>
        <w:tab/>
        <w:t>2</w:t>
      </w:r>
      <w:r>
        <w:tab/>
        <w:t>3</w:t>
      </w:r>
      <w:r>
        <w:tab/>
        <w:t>4</w:t>
      </w:r>
      <w:r>
        <w:tab/>
      </w:r>
      <w:r>
        <w:tab/>
      </w:r>
      <w:r>
        <w:tab/>
        <w:t>5</w:t>
      </w:r>
      <w:r>
        <w:tab/>
      </w:r>
      <w:r>
        <w:tab/>
      </w:r>
    </w:p>
    <w:p w14:paraId="0000009E" w14:textId="77777777" w:rsidR="00467587" w:rsidRDefault="006C7F6E">
      <w:r>
        <w:t>Please provide feedback about the pill bottles.</w:t>
      </w:r>
    </w:p>
    <w:p w14:paraId="0000009F" w14:textId="77777777" w:rsidR="00467587" w:rsidRDefault="00467587">
      <w:pPr>
        <w:rPr>
          <w:ins w:id="7" w:author="Sonak D Pastakia" w:date="2026-03-24T12:46:00Z" w16du:dateUtc="2026-03-24T16:46:00Z"/>
        </w:rPr>
      </w:pPr>
    </w:p>
    <w:p w14:paraId="1AFDBDB1" w14:textId="77777777" w:rsidR="00991A0A" w:rsidRPr="00991A0A" w:rsidRDefault="00991A0A" w:rsidP="00991A0A">
      <w:pPr>
        <w:rPr>
          <w:ins w:id="8" w:author="Sonak D Pastakia" w:date="2026-03-24T12:46:00Z" w16du:dateUtc="2026-03-24T16:46:00Z"/>
          <w:b/>
          <w:bCs/>
          <w:i/>
          <w:iCs/>
          <w:lang w:val="en-US"/>
          <w:rPrChange w:id="9" w:author="Sonak D Pastakia" w:date="2026-03-24T12:46:00Z" w16du:dateUtc="2026-03-24T16:46:00Z">
            <w:rPr>
              <w:ins w:id="10" w:author="Sonak D Pastakia" w:date="2026-03-24T12:46:00Z" w16du:dateUtc="2026-03-24T16:46:00Z"/>
              <w:b/>
              <w:bCs/>
              <w:lang w:val="en-US"/>
            </w:rPr>
          </w:rPrChange>
        </w:rPr>
      </w:pPr>
      <w:ins w:id="11" w:author="Sonak D Pastakia" w:date="2026-03-24T12:46:00Z" w16du:dateUtc="2026-03-24T16:46:00Z">
        <w:r w:rsidRPr="00991A0A">
          <w:rPr>
            <w:b/>
            <w:bCs/>
            <w:i/>
            <w:iCs/>
            <w:rPrChange w:id="12" w:author="Sonak D Pastakia" w:date="2026-03-24T12:46:00Z" w16du:dateUtc="2026-03-24T16:46:00Z">
              <w:rPr>
                <w:i/>
                <w:iCs/>
              </w:rPr>
            </w:rPrChange>
          </w:rPr>
          <w:t xml:space="preserve">END OF </w:t>
        </w:r>
        <w:r w:rsidRPr="00991A0A">
          <w:rPr>
            <w:b/>
            <w:bCs/>
            <w:i/>
            <w:iCs/>
            <w:lang w:val="en-US"/>
            <w:rPrChange w:id="13" w:author="Sonak D Pastakia" w:date="2026-03-24T12:46:00Z" w16du:dateUtc="2026-03-24T16:46:00Z">
              <w:rPr>
                <w:b/>
                <w:bCs/>
                <w:lang w:val="en-US"/>
              </w:rPr>
            </w:rPrChange>
          </w:rPr>
          <w:t xml:space="preserve">Additional questions for students assigned to be a patient with a community health worker </w:t>
        </w:r>
      </w:ins>
    </w:p>
    <w:p w14:paraId="5EDF2030" w14:textId="1362F42A" w:rsidR="00991A0A" w:rsidRPr="00991A0A" w:rsidRDefault="00991A0A">
      <w:pPr>
        <w:rPr>
          <w:i/>
          <w:iCs/>
          <w:rPrChange w:id="14" w:author="Sonak D Pastakia" w:date="2026-03-24T12:46:00Z" w16du:dateUtc="2026-03-24T16:46:00Z">
            <w:rPr/>
          </w:rPrChange>
        </w:rPr>
      </w:pPr>
    </w:p>
    <w:p w14:paraId="000000A0" w14:textId="77777777" w:rsidR="00467587" w:rsidRDefault="00467587"/>
    <w:p w14:paraId="000000A1" w14:textId="77777777" w:rsidR="00467587" w:rsidRDefault="0D6199D7" w:rsidP="0D6199D7">
      <w:pPr>
        <w:rPr>
          <w:b/>
          <w:bCs/>
          <w:lang w:val="en-US"/>
        </w:rPr>
      </w:pPr>
      <w:r w:rsidRPr="0D6199D7">
        <w:rPr>
          <w:b/>
          <w:bCs/>
          <w:lang w:val="en-US"/>
        </w:rPr>
        <w:t xml:space="preserve">Additional questions for students assigned to be </w:t>
      </w:r>
      <w:proofErr w:type="gramStart"/>
      <w:r w:rsidRPr="0D6199D7">
        <w:rPr>
          <w:b/>
          <w:bCs/>
          <w:lang w:val="en-US"/>
        </w:rPr>
        <w:t>a patient</w:t>
      </w:r>
      <w:proofErr w:type="gramEnd"/>
      <w:r w:rsidRPr="0D6199D7">
        <w:rPr>
          <w:b/>
          <w:bCs/>
          <w:lang w:val="en-US"/>
        </w:rPr>
        <w:t xml:space="preserve"> </w:t>
      </w:r>
      <w:proofErr w:type="gramStart"/>
      <w:r w:rsidRPr="0D6199D7">
        <w:rPr>
          <w:b/>
          <w:bCs/>
          <w:lang w:val="en-US"/>
        </w:rPr>
        <w:t>withOUT</w:t>
      </w:r>
      <w:proofErr w:type="gramEnd"/>
      <w:r w:rsidRPr="0D6199D7">
        <w:rPr>
          <w:b/>
          <w:bCs/>
          <w:lang w:val="en-US"/>
        </w:rPr>
        <w:t xml:space="preserve"> a community health worker </w:t>
      </w:r>
    </w:p>
    <w:p w14:paraId="000000A2" w14:textId="302B09C2" w:rsidR="00467587" w:rsidRDefault="006C7F6E">
      <w:pPr>
        <w:numPr>
          <w:ilvl w:val="0"/>
          <w:numId w:val="1"/>
        </w:numPr>
      </w:pPr>
      <w:r>
        <w:t xml:space="preserve">Did you miss </w:t>
      </w:r>
      <w:r w:rsidR="00004BD9">
        <w:t xml:space="preserve">more </w:t>
      </w:r>
      <w:r>
        <w:t>medication doses than you expected?</w:t>
      </w:r>
    </w:p>
    <w:p w14:paraId="000000A3" w14:textId="77777777" w:rsidR="00467587" w:rsidRDefault="006C7F6E">
      <w:pPr>
        <w:numPr>
          <w:ilvl w:val="1"/>
          <w:numId w:val="1"/>
        </w:numPr>
      </w:pPr>
      <w:r>
        <w:t>Yes, no, unsure</w:t>
      </w:r>
    </w:p>
    <w:p w14:paraId="000000A4" w14:textId="77777777" w:rsidR="00467587" w:rsidRDefault="006C7F6E">
      <w:pPr>
        <w:numPr>
          <w:ilvl w:val="0"/>
          <w:numId w:val="1"/>
        </w:numPr>
      </w:pPr>
      <w:r>
        <w:t>What percentage of medications do you think you took as prescribed?</w:t>
      </w:r>
    </w:p>
    <w:p w14:paraId="4C32F614" w14:textId="77777777" w:rsidR="00967C7F" w:rsidRDefault="00967C7F">
      <w:pPr>
        <w:pStyle w:val="ListParagraph"/>
        <w:rPr>
          <w:ins w:id="15" w:author="Sonak D Pastakia" w:date="2026-03-24T12:17:00Z" w16du:dateUtc="2026-03-24T16:17:00Z"/>
        </w:rPr>
        <w:pPrChange w:id="16" w:author="Sonak D Pastakia" w:date="2026-03-24T12:17:00Z" w16du:dateUtc="2026-03-24T16:17:00Z">
          <w:pPr>
            <w:pStyle w:val="ListParagraph"/>
            <w:numPr>
              <w:numId w:val="1"/>
            </w:numPr>
            <w:ind w:hanging="360"/>
          </w:pPr>
        </w:pPrChange>
      </w:pPr>
      <w:ins w:id="17" w:author="Sonak D Pastakia" w:date="2026-03-24T12:17:00Z" w16du:dateUtc="2026-03-24T16:17:00Z">
        <w:r>
          <w:t>&lt;60%</w:t>
        </w:r>
      </w:ins>
    </w:p>
    <w:p w14:paraId="5A174CC2" w14:textId="77777777" w:rsidR="00967C7F" w:rsidRDefault="00967C7F">
      <w:pPr>
        <w:pStyle w:val="ListParagraph"/>
        <w:rPr>
          <w:ins w:id="18" w:author="Sonak D Pastakia" w:date="2026-03-24T12:17:00Z" w16du:dateUtc="2026-03-24T16:17:00Z"/>
        </w:rPr>
        <w:pPrChange w:id="19" w:author="Sonak D Pastakia" w:date="2026-03-24T12:17:00Z" w16du:dateUtc="2026-03-24T16:17:00Z">
          <w:pPr>
            <w:pStyle w:val="ListParagraph"/>
            <w:numPr>
              <w:numId w:val="1"/>
            </w:numPr>
            <w:ind w:hanging="360"/>
          </w:pPr>
        </w:pPrChange>
      </w:pPr>
      <w:ins w:id="20" w:author="Sonak D Pastakia" w:date="2026-03-24T12:17:00Z" w16du:dateUtc="2026-03-24T16:17:00Z">
        <w:r>
          <w:t>60-70%</w:t>
        </w:r>
      </w:ins>
    </w:p>
    <w:p w14:paraId="4AE8931B" w14:textId="77777777" w:rsidR="00967C7F" w:rsidRDefault="00967C7F">
      <w:pPr>
        <w:pStyle w:val="ListParagraph"/>
        <w:rPr>
          <w:ins w:id="21" w:author="Sonak D Pastakia" w:date="2026-03-24T12:17:00Z" w16du:dateUtc="2026-03-24T16:17:00Z"/>
        </w:rPr>
        <w:pPrChange w:id="22" w:author="Sonak D Pastakia" w:date="2026-03-24T12:17:00Z" w16du:dateUtc="2026-03-24T16:17:00Z">
          <w:pPr>
            <w:pStyle w:val="ListParagraph"/>
            <w:numPr>
              <w:numId w:val="1"/>
            </w:numPr>
            <w:ind w:hanging="360"/>
          </w:pPr>
        </w:pPrChange>
      </w:pPr>
      <w:ins w:id="23" w:author="Sonak D Pastakia" w:date="2026-03-24T12:17:00Z" w16du:dateUtc="2026-03-24T16:17:00Z">
        <w:r>
          <w:t>70-80%</w:t>
        </w:r>
      </w:ins>
    </w:p>
    <w:p w14:paraId="57604A79" w14:textId="77777777" w:rsidR="00967C7F" w:rsidRPr="00F55D7D" w:rsidRDefault="00967C7F">
      <w:pPr>
        <w:pStyle w:val="ListParagraph"/>
        <w:rPr>
          <w:ins w:id="24" w:author="Sonak D Pastakia" w:date="2026-03-24T12:17:00Z" w16du:dateUtc="2026-03-24T16:17:00Z"/>
          <w:sz w:val="14"/>
          <w:szCs w:val="14"/>
        </w:rPr>
        <w:pPrChange w:id="25" w:author="Sonak D Pastakia" w:date="2026-03-24T12:17:00Z" w16du:dateUtc="2026-03-24T16:17:00Z">
          <w:pPr>
            <w:pStyle w:val="ListParagraph"/>
            <w:numPr>
              <w:numId w:val="1"/>
            </w:numPr>
            <w:ind w:hanging="360"/>
          </w:pPr>
        </w:pPrChange>
      </w:pPr>
      <w:ins w:id="26" w:author="Sonak D Pastakia" w:date="2026-03-24T12:17:00Z" w16du:dateUtc="2026-03-24T16:17:00Z">
        <w:r>
          <w:t>80-90%</w:t>
        </w:r>
      </w:ins>
    </w:p>
    <w:p w14:paraId="2415F1BB" w14:textId="77777777" w:rsidR="00967C7F" w:rsidRPr="001A2154" w:rsidRDefault="00967C7F">
      <w:pPr>
        <w:pStyle w:val="ListParagraph"/>
        <w:rPr>
          <w:ins w:id="27" w:author="Sonak D Pastakia" w:date="2026-03-24T12:17:00Z" w16du:dateUtc="2026-03-24T16:17:00Z"/>
        </w:rPr>
        <w:pPrChange w:id="28" w:author="Sonak D Pastakia" w:date="2026-03-24T12:17:00Z" w16du:dateUtc="2026-03-24T16:17:00Z">
          <w:pPr>
            <w:pStyle w:val="ListParagraph"/>
            <w:numPr>
              <w:numId w:val="1"/>
            </w:numPr>
            <w:ind w:hanging="360"/>
          </w:pPr>
        </w:pPrChange>
      </w:pPr>
      <w:ins w:id="29" w:author="Sonak D Pastakia" w:date="2026-03-24T12:17:00Z" w16du:dateUtc="2026-03-24T16:17:00Z">
        <w:r>
          <w:t>90-100%</w:t>
        </w:r>
      </w:ins>
    </w:p>
    <w:p w14:paraId="000000A5" w14:textId="0DE8E33F" w:rsidR="00467587" w:rsidDel="00967C7F" w:rsidRDefault="0D6199D7">
      <w:pPr>
        <w:numPr>
          <w:ilvl w:val="1"/>
          <w:numId w:val="1"/>
        </w:numPr>
        <w:rPr>
          <w:del w:id="30" w:author="Sonak D Pastakia" w:date="2026-03-24T12:17:00Z" w16du:dateUtc="2026-03-24T16:17:00Z"/>
          <w:rFonts w:ascii="Courier New" w:eastAsia="Courier New" w:hAnsi="Courier New" w:cs="Courier New"/>
        </w:rPr>
      </w:pPr>
      <w:del w:id="31" w:author="Sonak D Pastakia" w:date="2026-03-24T12:17:00Z" w16du:dateUtc="2026-03-24T16:17:00Z">
        <w:r w:rsidDel="00967C7F">
          <w:delText>&lt;25%</w:delText>
        </w:r>
      </w:del>
    </w:p>
    <w:p w14:paraId="000000A6" w14:textId="7353D770" w:rsidR="00467587" w:rsidDel="00967C7F" w:rsidRDefault="0D6199D7">
      <w:pPr>
        <w:numPr>
          <w:ilvl w:val="1"/>
          <w:numId w:val="1"/>
        </w:numPr>
        <w:rPr>
          <w:del w:id="32" w:author="Sonak D Pastakia" w:date="2026-03-24T12:17:00Z" w16du:dateUtc="2026-03-24T16:17:00Z"/>
          <w:rFonts w:ascii="Courier New" w:eastAsia="Courier New" w:hAnsi="Courier New" w:cs="Courier New"/>
        </w:rPr>
      </w:pPr>
      <w:del w:id="33" w:author="Sonak D Pastakia" w:date="2026-03-24T12:17:00Z" w16du:dateUtc="2026-03-24T16:17:00Z">
        <w:r w:rsidDel="00967C7F">
          <w:delText>25-49%</w:delText>
        </w:r>
      </w:del>
    </w:p>
    <w:p w14:paraId="000000A7" w14:textId="3B09018B" w:rsidR="00467587" w:rsidDel="00967C7F" w:rsidRDefault="0D6199D7">
      <w:pPr>
        <w:numPr>
          <w:ilvl w:val="1"/>
          <w:numId w:val="1"/>
        </w:numPr>
        <w:rPr>
          <w:del w:id="34" w:author="Sonak D Pastakia" w:date="2026-03-24T12:17:00Z" w16du:dateUtc="2026-03-24T16:17:00Z"/>
          <w:rFonts w:ascii="Courier New" w:eastAsia="Courier New" w:hAnsi="Courier New" w:cs="Courier New"/>
        </w:rPr>
      </w:pPr>
      <w:del w:id="35" w:author="Sonak D Pastakia" w:date="2026-03-24T12:17:00Z" w16du:dateUtc="2026-03-24T16:17:00Z">
        <w:r w:rsidDel="00967C7F">
          <w:delText>50-74%</w:delText>
        </w:r>
      </w:del>
    </w:p>
    <w:p w14:paraId="798928FA" w14:textId="33AB42EB" w:rsidR="00236B0E" w:rsidRPr="001A2154" w:rsidDel="00967C7F" w:rsidRDefault="0D6199D7">
      <w:pPr>
        <w:numPr>
          <w:ilvl w:val="1"/>
          <w:numId w:val="1"/>
        </w:numPr>
        <w:rPr>
          <w:del w:id="36" w:author="Sonak D Pastakia" w:date="2026-03-24T12:17:00Z" w16du:dateUtc="2026-03-24T16:17:00Z"/>
          <w:rFonts w:ascii="Courier New" w:eastAsia="Courier New" w:hAnsi="Courier New" w:cs="Courier New"/>
        </w:rPr>
      </w:pPr>
      <w:del w:id="37" w:author="Sonak D Pastakia" w:date="2026-03-24T12:17:00Z" w16du:dateUtc="2026-03-24T16:17:00Z">
        <w:r w:rsidDel="00967C7F">
          <w:delText>75-100%</w:delText>
        </w:r>
      </w:del>
    </w:p>
    <w:p w14:paraId="000000A9" w14:textId="77777777" w:rsidR="00467587" w:rsidRDefault="006C7F6E">
      <w:pPr>
        <w:numPr>
          <w:ilvl w:val="0"/>
          <w:numId w:val="1"/>
        </w:numPr>
      </w:pPr>
      <w:r>
        <w:t>What barriers made it challenging to adhere to your medication? Check all that apply</w:t>
      </w:r>
    </w:p>
    <w:p w14:paraId="000000AA" w14:textId="77777777" w:rsidR="00467587" w:rsidRDefault="006C7F6E">
      <w:pPr>
        <w:numPr>
          <w:ilvl w:val="1"/>
          <w:numId w:val="1"/>
        </w:numPr>
      </w:pPr>
      <w:r>
        <w:t>Busy schedule</w:t>
      </w:r>
    </w:p>
    <w:p w14:paraId="000000AB" w14:textId="77777777" w:rsidR="00467587" w:rsidRDefault="006C7F6E">
      <w:pPr>
        <w:numPr>
          <w:ilvl w:val="1"/>
          <w:numId w:val="1"/>
        </w:numPr>
      </w:pPr>
      <w:r>
        <w:t>Forgetfulness</w:t>
      </w:r>
    </w:p>
    <w:p w14:paraId="000000AC" w14:textId="77777777" w:rsidR="00467587" w:rsidRDefault="006C7F6E">
      <w:pPr>
        <w:numPr>
          <w:ilvl w:val="1"/>
          <w:numId w:val="1"/>
        </w:numPr>
      </w:pPr>
      <w:r>
        <w:t>Family responsibilities</w:t>
      </w:r>
    </w:p>
    <w:p w14:paraId="000000AD" w14:textId="77777777" w:rsidR="00467587" w:rsidRDefault="006C7F6E">
      <w:pPr>
        <w:numPr>
          <w:ilvl w:val="1"/>
          <w:numId w:val="1"/>
        </w:numPr>
      </w:pPr>
      <w:r>
        <w:t>Medication frequency</w:t>
      </w:r>
    </w:p>
    <w:p w14:paraId="000000AE" w14:textId="77777777" w:rsidR="00467587" w:rsidRDefault="006C7F6E">
      <w:pPr>
        <w:numPr>
          <w:ilvl w:val="1"/>
          <w:numId w:val="1"/>
        </w:numPr>
      </w:pPr>
      <w:r>
        <w:t>Inconvenient timing of doses</w:t>
      </w:r>
    </w:p>
    <w:p w14:paraId="000000AF" w14:textId="77777777" w:rsidR="00467587" w:rsidRDefault="006C7F6E">
      <w:pPr>
        <w:numPr>
          <w:ilvl w:val="1"/>
          <w:numId w:val="1"/>
        </w:numPr>
      </w:pPr>
      <w:r>
        <w:t>Medication taste</w:t>
      </w:r>
    </w:p>
    <w:p w14:paraId="000000B0" w14:textId="77777777" w:rsidR="00467587" w:rsidRDefault="006C7F6E">
      <w:pPr>
        <w:numPr>
          <w:ilvl w:val="1"/>
          <w:numId w:val="1"/>
        </w:numPr>
      </w:pPr>
      <w:r>
        <w:t>Medication side effects</w:t>
      </w:r>
    </w:p>
    <w:p w14:paraId="000000B1" w14:textId="77777777" w:rsidR="00467587" w:rsidRDefault="006C7F6E">
      <w:pPr>
        <w:numPr>
          <w:ilvl w:val="1"/>
          <w:numId w:val="1"/>
        </w:numPr>
      </w:pPr>
      <w:r>
        <w:t>Other priorities</w:t>
      </w:r>
    </w:p>
    <w:p w14:paraId="000000B2" w14:textId="77777777" w:rsidR="00467587" w:rsidRDefault="006C7F6E">
      <w:pPr>
        <w:numPr>
          <w:ilvl w:val="1"/>
          <w:numId w:val="1"/>
        </w:numPr>
      </w:pPr>
      <w:r>
        <w:t>Other</w:t>
      </w:r>
    </w:p>
    <w:p w14:paraId="000000B3" w14:textId="77777777" w:rsidR="00467587" w:rsidRDefault="006C7F6E">
      <w:pPr>
        <w:numPr>
          <w:ilvl w:val="0"/>
          <w:numId w:val="1"/>
        </w:numPr>
      </w:pPr>
      <w:r>
        <w:t>What strategies improved your medication adherence? Check all that apply</w:t>
      </w:r>
    </w:p>
    <w:p w14:paraId="000000B4" w14:textId="77777777" w:rsidR="00467587" w:rsidRDefault="006C7F6E">
      <w:pPr>
        <w:numPr>
          <w:ilvl w:val="1"/>
          <w:numId w:val="1"/>
        </w:numPr>
      </w:pPr>
      <w:r>
        <w:t>Being paired with a CHW</w:t>
      </w:r>
    </w:p>
    <w:p w14:paraId="000000B5" w14:textId="77777777" w:rsidR="00467587" w:rsidRDefault="006C7F6E">
      <w:pPr>
        <w:numPr>
          <w:ilvl w:val="1"/>
          <w:numId w:val="1"/>
        </w:numPr>
      </w:pPr>
      <w:r>
        <w:t>Setting a reminder</w:t>
      </w:r>
    </w:p>
    <w:p w14:paraId="000000B6" w14:textId="77777777" w:rsidR="00467587" w:rsidRDefault="006C7F6E">
      <w:pPr>
        <w:numPr>
          <w:ilvl w:val="1"/>
          <w:numId w:val="1"/>
        </w:numPr>
      </w:pPr>
      <w:r>
        <w:t>Leaving the pill bottle out</w:t>
      </w:r>
    </w:p>
    <w:p w14:paraId="000000B7" w14:textId="77777777" w:rsidR="00467587" w:rsidRDefault="006C7F6E">
      <w:pPr>
        <w:numPr>
          <w:ilvl w:val="1"/>
          <w:numId w:val="1"/>
        </w:numPr>
      </w:pPr>
      <w:r>
        <w:t>Leaving a note out</w:t>
      </w:r>
    </w:p>
    <w:p w14:paraId="000000B8" w14:textId="12201652" w:rsidR="00467587" w:rsidDel="00DC1B83" w:rsidRDefault="006C7F6E">
      <w:pPr>
        <w:numPr>
          <w:ilvl w:val="1"/>
          <w:numId w:val="1"/>
        </w:numPr>
        <w:rPr>
          <w:del w:id="38" w:author="Sonak D Pastakia" w:date="2026-03-24T12:43:00Z" w16du:dateUtc="2026-03-24T16:43:00Z"/>
        </w:rPr>
      </w:pPr>
      <w:del w:id="39" w:author="Sonak D Pastakia" w:date="2026-03-24T12:43:00Z" w16du:dateUtc="2026-03-24T16:43:00Z">
        <w:r w:rsidDel="00DC1B83">
          <w:delText>Using a pill box</w:delText>
        </w:r>
      </w:del>
    </w:p>
    <w:p w14:paraId="000000B9" w14:textId="77777777" w:rsidR="00467587" w:rsidRDefault="006C7F6E">
      <w:pPr>
        <w:numPr>
          <w:ilvl w:val="1"/>
          <w:numId w:val="1"/>
        </w:numPr>
      </w:pPr>
      <w:r>
        <w:t>Other (short answer)</w:t>
      </w:r>
    </w:p>
    <w:p w14:paraId="000000BA" w14:textId="77777777" w:rsidR="00467587" w:rsidRDefault="00467587"/>
    <w:p w14:paraId="000000BB" w14:textId="77777777" w:rsidR="00467587" w:rsidRDefault="006C7F6E">
      <w:r>
        <w:t>Because of this project I have a better understanding of the value of CHWs.</w:t>
      </w:r>
    </w:p>
    <w:p w14:paraId="000000BC" w14:textId="77777777" w:rsidR="00467587" w:rsidRDefault="0D6199D7">
      <w:pPr>
        <w:numPr>
          <w:ilvl w:val="1"/>
          <w:numId w:val="1"/>
        </w:numPr>
      </w:pPr>
      <w:r w:rsidRPr="0D6199D7">
        <w:rPr>
          <w:lang w:val="en-US"/>
        </w:rPr>
        <w:t xml:space="preserve">Strongly disagree, disagree, neither agree </w:t>
      </w:r>
      <w:proofErr w:type="gramStart"/>
      <w:r w:rsidRPr="0D6199D7">
        <w:rPr>
          <w:lang w:val="en-US"/>
        </w:rPr>
        <w:t>or</w:t>
      </w:r>
      <w:proofErr w:type="gramEnd"/>
      <w:r w:rsidRPr="0D6199D7">
        <w:rPr>
          <w:lang w:val="en-US"/>
        </w:rPr>
        <w:t xml:space="preserve"> disagree, agree, strongly agree</w:t>
      </w:r>
    </w:p>
    <w:p w14:paraId="000000BD" w14:textId="77777777" w:rsidR="00467587" w:rsidRDefault="00467587"/>
    <w:p w14:paraId="000000BE" w14:textId="77777777" w:rsidR="00467587" w:rsidRDefault="006C7F6E">
      <w:r>
        <w:t xml:space="preserve">Please rate your experience using </w:t>
      </w:r>
      <w:proofErr w:type="gramStart"/>
      <w:r>
        <w:t>the pill</w:t>
      </w:r>
      <w:proofErr w:type="gramEnd"/>
      <w:r>
        <w:t xml:space="preserve"> bottles.</w:t>
      </w:r>
    </w:p>
    <w:p w14:paraId="000000BF" w14:textId="77777777" w:rsidR="00467587" w:rsidRDefault="006C7F6E">
      <w:r>
        <w:t>Lots of problems</w:t>
      </w:r>
      <w:r>
        <w:tab/>
      </w:r>
      <w:r>
        <w:tab/>
      </w:r>
      <w:r>
        <w:tab/>
      </w:r>
      <w:r>
        <w:tab/>
      </w:r>
      <w:r>
        <w:tab/>
      </w:r>
      <w:r>
        <w:tab/>
        <w:t>Straightforward without problems</w:t>
      </w:r>
    </w:p>
    <w:p w14:paraId="000000C0" w14:textId="77777777" w:rsidR="00467587" w:rsidRDefault="006C7F6E">
      <w:r>
        <w:t>0</w:t>
      </w:r>
      <w:r>
        <w:tab/>
      </w:r>
      <w:r>
        <w:tab/>
      </w:r>
      <w:r>
        <w:tab/>
        <w:t>1</w:t>
      </w:r>
      <w:r>
        <w:tab/>
        <w:t>2</w:t>
      </w:r>
      <w:r>
        <w:tab/>
        <w:t>3</w:t>
      </w:r>
      <w:r>
        <w:tab/>
        <w:t>4</w:t>
      </w:r>
      <w:r>
        <w:tab/>
      </w:r>
      <w:r>
        <w:tab/>
      </w:r>
      <w:r>
        <w:tab/>
        <w:t>5</w:t>
      </w:r>
      <w:r>
        <w:tab/>
      </w:r>
      <w:r>
        <w:tab/>
      </w:r>
    </w:p>
    <w:p w14:paraId="000000C1" w14:textId="77777777" w:rsidR="00467587" w:rsidRDefault="00467587"/>
    <w:p w14:paraId="000000C2" w14:textId="77777777" w:rsidR="00467587" w:rsidRDefault="006C7F6E">
      <w:r>
        <w:t>Please provide feedback about the pill bottles.</w:t>
      </w:r>
    </w:p>
    <w:p w14:paraId="000000C3" w14:textId="77777777" w:rsidR="00467587" w:rsidRDefault="00467587"/>
    <w:p w14:paraId="54D6385F" w14:textId="77777777" w:rsidR="00991A0A" w:rsidRPr="00991A0A" w:rsidRDefault="00991A0A" w:rsidP="00991A0A">
      <w:pPr>
        <w:rPr>
          <w:ins w:id="40" w:author="Sonak D Pastakia" w:date="2026-03-24T12:46:00Z" w16du:dateUtc="2026-03-24T16:46:00Z"/>
          <w:b/>
          <w:bCs/>
          <w:i/>
          <w:iCs/>
          <w:lang w:val="en-US"/>
          <w:rPrChange w:id="41" w:author="Sonak D Pastakia" w:date="2026-03-24T12:47:00Z" w16du:dateUtc="2026-03-24T16:47:00Z">
            <w:rPr>
              <w:ins w:id="42" w:author="Sonak D Pastakia" w:date="2026-03-24T12:46:00Z" w16du:dateUtc="2026-03-24T16:46:00Z"/>
              <w:b/>
              <w:bCs/>
              <w:lang w:val="en-US"/>
            </w:rPr>
          </w:rPrChange>
        </w:rPr>
      </w:pPr>
      <w:ins w:id="43" w:author="Sonak D Pastakia" w:date="2026-03-24T12:46:00Z" w16du:dateUtc="2026-03-24T16:46:00Z">
        <w:r w:rsidRPr="00991A0A">
          <w:rPr>
            <w:b/>
            <w:bCs/>
            <w:i/>
            <w:iCs/>
            <w:rPrChange w:id="44" w:author="Sonak D Pastakia" w:date="2026-03-24T12:47:00Z" w16du:dateUtc="2026-03-24T16:47:00Z">
              <w:rPr>
                <w:i/>
                <w:iCs/>
              </w:rPr>
            </w:rPrChange>
          </w:rPr>
          <w:t xml:space="preserve">END OF </w:t>
        </w:r>
        <w:r w:rsidRPr="00991A0A">
          <w:rPr>
            <w:b/>
            <w:bCs/>
            <w:i/>
            <w:iCs/>
            <w:lang w:val="en-US"/>
            <w:rPrChange w:id="45" w:author="Sonak D Pastakia" w:date="2026-03-24T12:47:00Z" w16du:dateUtc="2026-03-24T16:47:00Z">
              <w:rPr>
                <w:b/>
                <w:bCs/>
                <w:lang w:val="en-US"/>
              </w:rPr>
            </w:rPrChange>
          </w:rPr>
          <w:t xml:space="preserve">Additional questions for students assigned to be </w:t>
        </w:r>
        <w:proofErr w:type="gramStart"/>
        <w:r w:rsidRPr="00991A0A">
          <w:rPr>
            <w:b/>
            <w:bCs/>
            <w:i/>
            <w:iCs/>
            <w:lang w:val="en-US"/>
            <w:rPrChange w:id="46" w:author="Sonak D Pastakia" w:date="2026-03-24T12:47:00Z" w16du:dateUtc="2026-03-24T16:47:00Z">
              <w:rPr>
                <w:b/>
                <w:bCs/>
                <w:lang w:val="en-US"/>
              </w:rPr>
            </w:rPrChange>
          </w:rPr>
          <w:t>a patient</w:t>
        </w:r>
        <w:proofErr w:type="gramEnd"/>
        <w:r w:rsidRPr="00991A0A">
          <w:rPr>
            <w:b/>
            <w:bCs/>
            <w:i/>
            <w:iCs/>
            <w:lang w:val="en-US"/>
            <w:rPrChange w:id="47" w:author="Sonak D Pastakia" w:date="2026-03-24T12:47:00Z" w16du:dateUtc="2026-03-24T16:47:00Z">
              <w:rPr>
                <w:b/>
                <w:bCs/>
                <w:lang w:val="en-US"/>
              </w:rPr>
            </w:rPrChange>
          </w:rPr>
          <w:t xml:space="preserve"> </w:t>
        </w:r>
        <w:proofErr w:type="spellStart"/>
        <w:proofErr w:type="gramStart"/>
        <w:r w:rsidRPr="00991A0A">
          <w:rPr>
            <w:b/>
            <w:bCs/>
            <w:i/>
            <w:iCs/>
            <w:lang w:val="en-US"/>
            <w:rPrChange w:id="48" w:author="Sonak D Pastakia" w:date="2026-03-24T12:47:00Z" w16du:dateUtc="2026-03-24T16:47:00Z">
              <w:rPr>
                <w:b/>
                <w:bCs/>
                <w:lang w:val="en-US"/>
              </w:rPr>
            </w:rPrChange>
          </w:rPr>
          <w:t>withOUT</w:t>
        </w:r>
        <w:proofErr w:type="spellEnd"/>
        <w:proofErr w:type="gramEnd"/>
        <w:r w:rsidRPr="00991A0A">
          <w:rPr>
            <w:b/>
            <w:bCs/>
            <w:i/>
            <w:iCs/>
            <w:lang w:val="en-US"/>
            <w:rPrChange w:id="49" w:author="Sonak D Pastakia" w:date="2026-03-24T12:47:00Z" w16du:dateUtc="2026-03-24T16:47:00Z">
              <w:rPr>
                <w:b/>
                <w:bCs/>
                <w:lang w:val="en-US"/>
              </w:rPr>
            </w:rPrChange>
          </w:rPr>
          <w:t xml:space="preserve"> a community health worker </w:t>
        </w:r>
      </w:ins>
    </w:p>
    <w:p w14:paraId="000000C4" w14:textId="393D6762" w:rsidR="00467587" w:rsidRPr="00991A0A" w:rsidRDefault="00467587">
      <w:pPr>
        <w:rPr>
          <w:i/>
          <w:iCs/>
          <w:rPrChange w:id="50" w:author="Sonak D Pastakia" w:date="2026-03-24T12:46:00Z" w16du:dateUtc="2026-03-24T16:46:00Z">
            <w:rPr/>
          </w:rPrChange>
        </w:rPr>
      </w:pPr>
    </w:p>
    <w:p w14:paraId="000000C5" w14:textId="77777777" w:rsidR="00467587" w:rsidRDefault="0D6199D7" w:rsidP="0D6199D7">
      <w:pPr>
        <w:rPr>
          <w:b/>
          <w:bCs/>
          <w:lang w:val="en-US"/>
        </w:rPr>
      </w:pPr>
      <w:r w:rsidRPr="0D6199D7">
        <w:rPr>
          <w:b/>
          <w:bCs/>
          <w:lang w:val="en-US"/>
        </w:rPr>
        <w:t xml:space="preserve">Additional questions for students assigned to be </w:t>
      </w:r>
      <w:proofErr w:type="gramStart"/>
      <w:r w:rsidRPr="0D6199D7">
        <w:rPr>
          <w:b/>
          <w:bCs/>
          <w:lang w:val="en-US"/>
        </w:rPr>
        <w:t>a community</w:t>
      </w:r>
      <w:proofErr w:type="gramEnd"/>
      <w:r w:rsidRPr="0D6199D7">
        <w:rPr>
          <w:b/>
          <w:bCs/>
          <w:lang w:val="en-US"/>
        </w:rPr>
        <w:t xml:space="preserve"> health worker (CHW) </w:t>
      </w:r>
    </w:p>
    <w:p w14:paraId="000000C6" w14:textId="77777777" w:rsidR="00467587" w:rsidRDefault="00467587">
      <w:pPr>
        <w:rPr>
          <w:b/>
          <w:bCs/>
        </w:rPr>
      </w:pPr>
    </w:p>
    <w:p w14:paraId="000000C7" w14:textId="77777777" w:rsidR="00467587" w:rsidRDefault="0D6199D7" w:rsidP="0D6199D7">
      <w:pPr>
        <w:rPr>
          <w:color w:val="000000"/>
          <w:lang w:val="en-US"/>
        </w:rPr>
      </w:pPr>
      <w:r w:rsidRPr="0D6199D7">
        <w:rPr>
          <w:color w:val="000000" w:themeColor="text1"/>
          <w:lang w:val="en-US"/>
        </w:rPr>
        <w:t>What barriers made it challenging to assist your partner with medication adherence? Check all that apply</w:t>
      </w:r>
    </w:p>
    <w:p w14:paraId="000000C8" w14:textId="77777777" w:rsidR="00467587" w:rsidRDefault="00467587">
      <w:pPr>
        <w:pBdr>
          <w:top w:val="nil"/>
          <w:left w:val="nil"/>
          <w:bottom w:val="nil"/>
          <w:right w:val="nil"/>
          <w:between w:val="nil"/>
        </w:pBdr>
      </w:pPr>
    </w:p>
    <w:p w14:paraId="000000C9" w14:textId="77777777" w:rsidR="00467587" w:rsidRDefault="006C7F6E">
      <w:pPr>
        <w:numPr>
          <w:ilvl w:val="1"/>
          <w:numId w:val="1"/>
        </w:numPr>
        <w:pBdr>
          <w:top w:val="nil"/>
          <w:left w:val="nil"/>
          <w:bottom w:val="nil"/>
          <w:right w:val="nil"/>
          <w:between w:val="nil"/>
        </w:pBdr>
      </w:pPr>
      <w:r>
        <w:rPr>
          <w:color w:val="000000"/>
        </w:rPr>
        <w:t>Busy schedule</w:t>
      </w:r>
    </w:p>
    <w:p w14:paraId="000000CA" w14:textId="77777777" w:rsidR="00467587" w:rsidRDefault="006C7F6E">
      <w:pPr>
        <w:numPr>
          <w:ilvl w:val="1"/>
          <w:numId w:val="1"/>
        </w:numPr>
        <w:pBdr>
          <w:top w:val="nil"/>
          <w:left w:val="nil"/>
          <w:bottom w:val="nil"/>
          <w:right w:val="nil"/>
          <w:between w:val="nil"/>
        </w:pBdr>
      </w:pPr>
      <w:r>
        <w:rPr>
          <w:color w:val="000000"/>
        </w:rPr>
        <w:t>Forgetfulness</w:t>
      </w:r>
    </w:p>
    <w:p w14:paraId="000000CB" w14:textId="77777777" w:rsidR="00467587" w:rsidRDefault="006C7F6E">
      <w:pPr>
        <w:numPr>
          <w:ilvl w:val="1"/>
          <w:numId w:val="1"/>
        </w:numPr>
        <w:pBdr>
          <w:top w:val="nil"/>
          <w:left w:val="nil"/>
          <w:bottom w:val="nil"/>
          <w:right w:val="nil"/>
          <w:between w:val="nil"/>
        </w:pBdr>
      </w:pPr>
      <w:r>
        <w:rPr>
          <w:color w:val="000000"/>
        </w:rPr>
        <w:t>Family responsibilities</w:t>
      </w:r>
    </w:p>
    <w:p w14:paraId="000000CC" w14:textId="77777777" w:rsidR="00467587" w:rsidRDefault="006C7F6E">
      <w:pPr>
        <w:numPr>
          <w:ilvl w:val="1"/>
          <w:numId w:val="1"/>
        </w:numPr>
        <w:pBdr>
          <w:top w:val="nil"/>
          <w:left w:val="nil"/>
          <w:bottom w:val="nil"/>
          <w:right w:val="nil"/>
          <w:between w:val="nil"/>
        </w:pBdr>
      </w:pPr>
      <w:r>
        <w:rPr>
          <w:color w:val="000000"/>
        </w:rPr>
        <w:t>Medication frequency</w:t>
      </w:r>
    </w:p>
    <w:p w14:paraId="000000CD" w14:textId="77777777" w:rsidR="00467587" w:rsidRDefault="006C7F6E">
      <w:pPr>
        <w:numPr>
          <w:ilvl w:val="1"/>
          <w:numId w:val="1"/>
        </w:numPr>
        <w:pBdr>
          <w:top w:val="nil"/>
          <w:left w:val="nil"/>
          <w:bottom w:val="nil"/>
          <w:right w:val="nil"/>
          <w:between w:val="nil"/>
        </w:pBdr>
      </w:pPr>
      <w:r>
        <w:rPr>
          <w:color w:val="000000"/>
        </w:rPr>
        <w:t>Inconvenient timing of doses</w:t>
      </w:r>
    </w:p>
    <w:p w14:paraId="000000CE" w14:textId="77777777" w:rsidR="00467587" w:rsidRDefault="0D6199D7" w:rsidP="0D6199D7">
      <w:pPr>
        <w:numPr>
          <w:ilvl w:val="1"/>
          <w:numId w:val="1"/>
        </w:numPr>
        <w:pBdr>
          <w:top w:val="nil"/>
          <w:left w:val="nil"/>
          <w:bottom w:val="nil"/>
          <w:right w:val="nil"/>
          <w:between w:val="nil"/>
        </w:pBdr>
      </w:pPr>
      <w:r w:rsidRPr="0D6199D7">
        <w:rPr>
          <w:lang w:val="en-US"/>
        </w:rPr>
        <w:t>Didn’t want to bother my patient</w:t>
      </w:r>
    </w:p>
    <w:p w14:paraId="000000CF" w14:textId="77777777" w:rsidR="00467587" w:rsidRDefault="0D6199D7" w:rsidP="0D6199D7">
      <w:pPr>
        <w:numPr>
          <w:ilvl w:val="1"/>
          <w:numId w:val="1"/>
        </w:numPr>
        <w:pBdr>
          <w:top w:val="nil"/>
          <w:left w:val="nil"/>
          <w:bottom w:val="nil"/>
          <w:right w:val="nil"/>
          <w:between w:val="nil"/>
        </w:pBdr>
      </w:pPr>
      <w:proofErr w:type="gramStart"/>
      <w:r w:rsidRPr="0D6199D7">
        <w:rPr>
          <w:lang w:val="en-US"/>
        </w:rPr>
        <w:t>DIdn’t</w:t>
      </w:r>
      <w:proofErr w:type="gramEnd"/>
      <w:r w:rsidRPr="0D6199D7">
        <w:rPr>
          <w:lang w:val="en-US"/>
        </w:rPr>
        <w:t xml:space="preserve"> know how to contact my patient</w:t>
      </w:r>
    </w:p>
    <w:p w14:paraId="000000D0" w14:textId="77777777" w:rsidR="00467587" w:rsidRDefault="006C7F6E">
      <w:pPr>
        <w:numPr>
          <w:ilvl w:val="1"/>
          <w:numId w:val="1"/>
        </w:numPr>
        <w:pBdr>
          <w:top w:val="nil"/>
          <w:left w:val="nil"/>
          <w:bottom w:val="nil"/>
          <w:right w:val="nil"/>
          <w:between w:val="nil"/>
        </w:pBdr>
      </w:pPr>
      <w:r>
        <w:rPr>
          <w:color w:val="000000"/>
        </w:rPr>
        <w:t>Other (short ans</w:t>
      </w:r>
      <w:r>
        <w:t>wer)</w:t>
      </w:r>
    </w:p>
    <w:p w14:paraId="000000D1" w14:textId="77777777" w:rsidR="00467587" w:rsidRDefault="00467587">
      <w:pPr>
        <w:pBdr>
          <w:top w:val="nil"/>
          <w:left w:val="nil"/>
          <w:bottom w:val="nil"/>
          <w:right w:val="nil"/>
          <w:between w:val="nil"/>
        </w:pBdr>
      </w:pPr>
    </w:p>
    <w:p w14:paraId="000000D2" w14:textId="474774B6" w:rsidR="00467587" w:rsidRDefault="0D6199D7" w:rsidP="0D6199D7">
      <w:pPr>
        <w:pBdr>
          <w:top w:val="nil"/>
          <w:left w:val="nil"/>
          <w:bottom w:val="nil"/>
          <w:right w:val="nil"/>
          <w:between w:val="nil"/>
        </w:pBdr>
        <w:rPr>
          <w:color w:val="000000"/>
          <w:lang w:val="en-US"/>
        </w:rPr>
      </w:pPr>
      <w:r w:rsidRPr="0D6199D7">
        <w:rPr>
          <w:color w:val="000000" w:themeColor="text1"/>
          <w:lang w:val="en-US"/>
        </w:rPr>
        <w:t xml:space="preserve">What strategies </w:t>
      </w:r>
      <w:proofErr w:type="gramStart"/>
      <w:r w:rsidRPr="0D6199D7">
        <w:rPr>
          <w:color w:val="000000" w:themeColor="text1"/>
          <w:lang w:val="en-US"/>
        </w:rPr>
        <w:t>did</w:t>
      </w:r>
      <w:proofErr w:type="gramEnd"/>
      <w:r w:rsidRPr="0D6199D7">
        <w:rPr>
          <w:color w:val="000000" w:themeColor="text1"/>
          <w:lang w:val="en-US"/>
        </w:rPr>
        <w:t xml:space="preserve"> you use to assist your assigned patient with remembering to take their medications?</w:t>
      </w:r>
    </w:p>
    <w:p w14:paraId="000000D3" w14:textId="77777777" w:rsidR="00467587" w:rsidRDefault="006C7F6E">
      <w:pPr>
        <w:numPr>
          <w:ilvl w:val="1"/>
          <w:numId w:val="1"/>
        </w:numPr>
        <w:pBdr>
          <w:top w:val="nil"/>
          <w:left w:val="nil"/>
          <w:bottom w:val="nil"/>
          <w:right w:val="nil"/>
          <w:between w:val="nil"/>
        </w:pBdr>
      </w:pPr>
      <w:r>
        <w:rPr>
          <w:color w:val="000000"/>
        </w:rPr>
        <w:t>Text reminders</w:t>
      </w:r>
    </w:p>
    <w:p w14:paraId="000000D4" w14:textId="77777777" w:rsidR="00467587" w:rsidRDefault="006C7F6E">
      <w:pPr>
        <w:numPr>
          <w:ilvl w:val="1"/>
          <w:numId w:val="1"/>
        </w:numPr>
        <w:pBdr>
          <w:top w:val="nil"/>
          <w:left w:val="nil"/>
          <w:bottom w:val="nil"/>
          <w:right w:val="nil"/>
          <w:between w:val="nil"/>
        </w:pBdr>
      </w:pPr>
      <w:r>
        <w:rPr>
          <w:color w:val="000000"/>
        </w:rPr>
        <w:t>Call reminders</w:t>
      </w:r>
    </w:p>
    <w:p w14:paraId="000000D5" w14:textId="77777777" w:rsidR="00467587" w:rsidRDefault="006C7F6E">
      <w:pPr>
        <w:numPr>
          <w:ilvl w:val="1"/>
          <w:numId w:val="1"/>
        </w:numPr>
        <w:pBdr>
          <w:top w:val="nil"/>
          <w:left w:val="nil"/>
          <w:bottom w:val="nil"/>
          <w:right w:val="nil"/>
          <w:between w:val="nil"/>
        </w:pBdr>
      </w:pPr>
      <w:r>
        <w:rPr>
          <w:color w:val="000000"/>
        </w:rPr>
        <w:t>Discussion of strategies to help them remember</w:t>
      </w:r>
    </w:p>
    <w:p w14:paraId="000000D6" w14:textId="77777777" w:rsidR="00467587" w:rsidRDefault="006C7F6E">
      <w:pPr>
        <w:numPr>
          <w:ilvl w:val="1"/>
          <w:numId w:val="1"/>
        </w:numPr>
        <w:pBdr>
          <w:top w:val="nil"/>
          <w:left w:val="nil"/>
          <w:bottom w:val="nil"/>
          <w:right w:val="nil"/>
          <w:between w:val="nil"/>
        </w:pBdr>
      </w:pPr>
      <w:r>
        <w:rPr>
          <w:color w:val="000000"/>
        </w:rPr>
        <w:t>Other</w:t>
      </w:r>
    </w:p>
    <w:p w14:paraId="000000D7" w14:textId="77777777" w:rsidR="00467587" w:rsidRDefault="00467587">
      <w:pPr>
        <w:pBdr>
          <w:top w:val="nil"/>
          <w:left w:val="nil"/>
          <w:bottom w:val="nil"/>
          <w:right w:val="nil"/>
          <w:between w:val="nil"/>
        </w:pBdr>
      </w:pPr>
    </w:p>
    <w:p w14:paraId="000000D8" w14:textId="77777777" w:rsidR="00467587" w:rsidRDefault="006C7F6E">
      <w:r>
        <w:t>Because of this project I have a better understanding of the value of CHWs.</w:t>
      </w:r>
    </w:p>
    <w:p w14:paraId="000000D9" w14:textId="77777777" w:rsidR="00467587" w:rsidRDefault="006C7F6E">
      <w:pPr>
        <w:numPr>
          <w:ilvl w:val="1"/>
          <w:numId w:val="1"/>
        </w:numPr>
      </w:pPr>
      <w:r>
        <w:t xml:space="preserve">Strongly disagree, disagree, neither agree </w:t>
      </w:r>
      <w:proofErr w:type="gramStart"/>
      <w:r>
        <w:t>or</w:t>
      </w:r>
      <w:proofErr w:type="gramEnd"/>
      <w:r>
        <w:t xml:space="preserve"> disagree, agree, strongly agree</w:t>
      </w:r>
    </w:p>
    <w:p w14:paraId="000000DA" w14:textId="77777777" w:rsidR="00467587" w:rsidRDefault="00467587">
      <w:pPr>
        <w:pBdr>
          <w:top w:val="nil"/>
          <w:left w:val="nil"/>
          <w:bottom w:val="nil"/>
          <w:right w:val="nil"/>
          <w:between w:val="nil"/>
        </w:pBdr>
        <w:rPr>
          <w:ins w:id="51" w:author="Sonak D Pastakia" w:date="2026-03-24T12:47:00Z" w16du:dateUtc="2026-03-24T16:47:00Z"/>
        </w:rPr>
      </w:pPr>
    </w:p>
    <w:p w14:paraId="6A803AED" w14:textId="77777777" w:rsidR="00991A0A" w:rsidRPr="00991A0A" w:rsidRDefault="00991A0A" w:rsidP="00991A0A">
      <w:pPr>
        <w:rPr>
          <w:ins w:id="52" w:author="Sonak D Pastakia" w:date="2026-03-24T12:47:00Z" w16du:dateUtc="2026-03-24T16:47:00Z"/>
          <w:b/>
          <w:bCs/>
          <w:i/>
          <w:iCs/>
          <w:lang w:val="en-US"/>
          <w:rPrChange w:id="53" w:author="Sonak D Pastakia" w:date="2026-03-24T12:47:00Z" w16du:dateUtc="2026-03-24T16:47:00Z">
            <w:rPr>
              <w:ins w:id="54" w:author="Sonak D Pastakia" w:date="2026-03-24T12:47:00Z" w16du:dateUtc="2026-03-24T16:47:00Z"/>
              <w:b/>
              <w:bCs/>
              <w:lang w:val="en-US"/>
            </w:rPr>
          </w:rPrChange>
        </w:rPr>
      </w:pPr>
      <w:ins w:id="55" w:author="Sonak D Pastakia" w:date="2026-03-24T12:47:00Z" w16du:dateUtc="2026-03-24T16:47:00Z">
        <w:r w:rsidRPr="00991A0A">
          <w:rPr>
            <w:b/>
            <w:bCs/>
            <w:i/>
            <w:iCs/>
            <w:rPrChange w:id="56" w:author="Sonak D Pastakia" w:date="2026-03-24T12:47:00Z" w16du:dateUtc="2026-03-24T16:47:00Z">
              <w:rPr/>
            </w:rPrChange>
          </w:rPr>
          <w:t xml:space="preserve">END OF </w:t>
        </w:r>
        <w:r w:rsidRPr="00991A0A">
          <w:rPr>
            <w:b/>
            <w:bCs/>
            <w:i/>
            <w:iCs/>
            <w:lang w:val="en-US"/>
            <w:rPrChange w:id="57" w:author="Sonak D Pastakia" w:date="2026-03-24T12:47:00Z" w16du:dateUtc="2026-03-24T16:47:00Z">
              <w:rPr>
                <w:b/>
                <w:bCs/>
                <w:lang w:val="en-US"/>
              </w:rPr>
            </w:rPrChange>
          </w:rPr>
          <w:t xml:space="preserve">Additional questions for students assigned to be a community health worker (CHW) </w:t>
        </w:r>
      </w:ins>
    </w:p>
    <w:p w14:paraId="7509EEA2" w14:textId="54617794" w:rsidR="00991A0A" w:rsidRDefault="00991A0A">
      <w:pPr>
        <w:pBdr>
          <w:top w:val="nil"/>
          <w:left w:val="nil"/>
          <w:bottom w:val="nil"/>
          <w:right w:val="nil"/>
          <w:between w:val="nil"/>
        </w:pBdr>
      </w:pPr>
    </w:p>
    <w:sectPr w:rsidR="00991A0A">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E107BC8C-8F01-4687-9D6D-BFE830218FCA}"/>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C3BDB29F-2BE7-4D70-9434-918FD1B547F3}"/>
    <w:embedBold r:id="rId3" w:fontKey="{50E79280-C78F-4E3E-918E-62796969331D}"/>
    <w:embedItalic r:id="rId4" w:fontKey="{BD21120F-0E3F-40F5-8D21-A50B924C72CD}"/>
    <w:embedBoldItalic r:id="rId5" w:fontKey="{FD50B979-1456-42AE-A64E-1880BD48E1DB}"/>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6" w:fontKey="{58DBF210-46B2-492F-BD27-26434E9C4F11}"/>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embedRegular r:id="rId7" w:fontKey="{13A27171-B86C-4620-8BAF-F56D7E7723E8}"/>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264DA4"/>
    <w:multiLevelType w:val="multilevel"/>
    <w:tmpl w:val="C42099E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0618292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onak D Pastakia">
    <w15:presenceInfo w15:providerId="AD" w15:userId="S::spastaki@purdue.edu::4a98f650-2dc7-4bfe-9ea7-8d95d140067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7587"/>
    <w:rsid w:val="00000548"/>
    <w:rsid w:val="00004BD9"/>
    <w:rsid w:val="00052A65"/>
    <w:rsid w:val="000B332A"/>
    <w:rsid w:val="001A2154"/>
    <w:rsid w:val="00236B0E"/>
    <w:rsid w:val="00241CC4"/>
    <w:rsid w:val="00284BE5"/>
    <w:rsid w:val="002D57D2"/>
    <w:rsid w:val="00364EFB"/>
    <w:rsid w:val="003B4324"/>
    <w:rsid w:val="00467587"/>
    <w:rsid w:val="005242B3"/>
    <w:rsid w:val="006C7F6E"/>
    <w:rsid w:val="008169E5"/>
    <w:rsid w:val="008A7869"/>
    <w:rsid w:val="00967C7F"/>
    <w:rsid w:val="00983DFE"/>
    <w:rsid w:val="00991A0A"/>
    <w:rsid w:val="00AB30B3"/>
    <w:rsid w:val="00B11AA1"/>
    <w:rsid w:val="00BC42A6"/>
    <w:rsid w:val="00C2288B"/>
    <w:rsid w:val="00D80327"/>
    <w:rsid w:val="00DC1B83"/>
    <w:rsid w:val="00E26C95"/>
    <w:rsid w:val="00E85972"/>
    <w:rsid w:val="00F55D7D"/>
    <w:rsid w:val="0D6199D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90ACF1"/>
  <w15:docId w15:val="{CC622EC8-CEDE-2147-89C2-637D42A721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1A0A"/>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ListParagraph">
    <w:name w:val="List Paragraph"/>
    <w:basedOn w:val="Normal"/>
    <w:link w:val="ListParagraphChar"/>
    <w:uiPriority w:val="34"/>
    <w:qFormat/>
    <w:rsid w:val="009D0079"/>
    <w:pPr>
      <w:ind w:left="720"/>
      <w:contextualSpacing/>
    </w:pPr>
  </w:style>
  <w:style w:type="character" w:customStyle="1" w:styleId="ListParagraphChar">
    <w:name w:val="List Paragraph Char"/>
    <w:basedOn w:val="DefaultParagraphFont"/>
    <w:link w:val="ListParagraph"/>
    <w:uiPriority w:val="34"/>
    <w:rsid w:val="009D0079"/>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Revision">
    <w:name w:val="Revision"/>
    <w:hidden/>
    <w:uiPriority w:val="99"/>
    <w:semiHidden/>
    <w:rsid w:val="00241CC4"/>
  </w:style>
  <w:style w:type="character" w:styleId="CommentReference">
    <w:name w:val="annotation reference"/>
    <w:basedOn w:val="DefaultParagraphFont"/>
    <w:uiPriority w:val="99"/>
    <w:semiHidden/>
    <w:unhideWhenUsed/>
    <w:rsid w:val="003B4324"/>
    <w:rPr>
      <w:sz w:val="16"/>
      <w:szCs w:val="16"/>
    </w:rPr>
  </w:style>
  <w:style w:type="paragraph" w:styleId="CommentText">
    <w:name w:val="annotation text"/>
    <w:basedOn w:val="Normal"/>
    <w:link w:val="CommentTextChar"/>
    <w:uiPriority w:val="99"/>
    <w:unhideWhenUsed/>
    <w:rsid w:val="003B4324"/>
    <w:rPr>
      <w:sz w:val="20"/>
      <w:szCs w:val="20"/>
    </w:rPr>
  </w:style>
  <w:style w:type="character" w:customStyle="1" w:styleId="CommentTextChar">
    <w:name w:val="Comment Text Char"/>
    <w:basedOn w:val="DefaultParagraphFont"/>
    <w:link w:val="CommentText"/>
    <w:uiPriority w:val="99"/>
    <w:rsid w:val="003B4324"/>
    <w:rPr>
      <w:sz w:val="20"/>
      <w:szCs w:val="20"/>
    </w:rPr>
  </w:style>
  <w:style w:type="paragraph" w:styleId="CommentSubject">
    <w:name w:val="annotation subject"/>
    <w:basedOn w:val="CommentText"/>
    <w:next w:val="CommentText"/>
    <w:link w:val="CommentSubjectChar"/>
    <w:uiPriority w:val="99"/>
    <w:semiHidden/>
    <w:unhideWhenUsed/>
    <w:rsid w:val="003B4324"/>
    <w:rPr>
      <w:b/>
      <w:bCs/>
    </w:rPr>
  </w:style>
  <w:style w:type="character" w:customStyle="1" w:styleId="CommentSubjectChar">
    <w:name w:val="Comment Subject Char"/>
    <w:basedOn w:val="CommentTextChar"/>
    <w:link w:val="CommentSubject"/>
    <w:uiPriority w:val="99"/>
    <w:semiHidden/>
    <w:rsid w:val="003B432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jbaenz@iu.edu"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T3qxU8TpuULvd+Raja0JCiS3Kw==">CgMxLjA4AGonChRzdWdnZXN0LjNmODQwNHkwNGFjOBIPQWRyaWFuYSBHYXJkbmVyaicKFHN1Z2dlc3QuZzQ5ZWNjMzlrbW1uEg9BZHJpYW5hIEdhcmRuZXJqJwoUc3VnZ2VzdC42MGUwYjVkdjJocm0SD0FkcmlhbmEgR2FyZG5lcmonChRzdWdnZXN0LnY2YWZyMXZ2MGNkYhIPQWRyaWFuYSBHYXJkbmVyciExS1ZEaVV1VmdScGxLT0JnbEp4aEVNUTRLYWFkeWdMcmc=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6</Pages>
  <Words>1545</Words>
  <Characters>7962</Characters>
  <Application>Microsoft Office Word</Application>
  <DocSecurity>0</DocSecurity>
  <Lines>256</Lines>
  <Paragraphs>194</Paragraphs>
  <ScaleCrop>false</ScaleCrop>
  <Company/>
  <LinksUpToDate>false</LinksUpToDate>
  <CharactersWithSpaces>9313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Adriana Gardner</dc:creator>
  <cp:lastModifiedBy>Pastakia, Sonak Dinesh</cp:lastModifiedBy>
  <cp:revision>16</cp:revision>
  <dcterms:created xsi:type="dcterms:W3CDTF">2026-03-24T15:54:00Z</dcterms:created>
  <dcterms:modified xsi:type="dcterms:W3CDTF">2026-03-24T16:48:00Z</dcterms:modified>
</cp:coreProperties>
</file>